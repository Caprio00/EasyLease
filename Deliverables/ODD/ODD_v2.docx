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E59D2" w14:textId="77777777" w:rsidR="008945B6" w:rsidRDefault="008945B6">
      <w:pPr>
        <w:pStyle w:val="Corpotesto"/>
        <w:rPr>
          <w:rFonts w:ascii="Times New Roman"/>
          <w:sz w:val="20"/>
        </w:rPr>
      </w:pPr>
    </w:p>
    <w:p w14:paraId="64889BAA" w14:textId="77777777" w:rsidR="008945B6" w:rsidRDefault="008945B6">
      <w:pPr>
        <w:pStyle w:val="Corpotesto"/>
        <w:rPr>
          <w:rFonts w:ascii="Times New Roman"/>
          <w:sz w:val="20"/>
        </w:rPr>
      </w:pPr>
    </w:p>
    <w:p w14:paraId="67C8A272" w14:textId="77777777" w:rsidR="008945B6" w:rsidRDefault="008945B6">
      <w:pPr>
        <w:pStyle w:val="Corpotesto"/>
        <w:rPr>
          <w:rFonts w:ascii="Times New Roman"/>
          <w:sz w:val="20"/>
        </w:rPr>
      </w:pPr>
    </w:p>
    <w:p w14:paraId="170CD984" w14:textId="77777777" w:rsidR="008945B6" w:rsidRDefault="008945B6">
      <w:pPr>
        <w:pStyle w:val="Corpotesto"/>
        <w:rPr>
          <w:rFonts w:ascii="Times New Roman"/>
          <w:sz w:val="20"/>
        </w:rPr>
      </w:pPr>
    </w:p>
    <w:p w14:paraId="63015838" w14:textId="112D9447" w:rsidR="008945B6" w:rsidRDefault="008945B6">
      <w:pPr>
        <w:pStyle w:val="Corpotesto"/>
        <w:rPr>
          <w:rFonts w:ascii="Times New Roman"/>
          <w:sz w:val="20"/>
        </w:rPr>
      </w:pPr>
    </w:p>
    <w:p w14:paraId="45A2502F" w14:textId="315B6290" w:rsidR="008945B6" w:rsidRDefault="008945B6">
      <w:pPr>
        <w:pStyle w:val="Corpotesto"/>
        <w:rPr>
          <w:rFonts w:ascii="Times New Roman"/>
          <w:sz w:val="20"/>
        </w:rPr>
      </w:pPr>
    </w:p>
    <w:p w14:paraId="7EEAEDDE" w14:textId="4784CDFC" w:rsidR="008945B6" w:rsidRDefault="008945B6">
      <w:pPr>
        <w:pStyle w:val="Corpotesto"/>
        <w:rPr>
          <w:rFonts w:ascii="Times New Roman"/>
          <w:sz w:val="20"/>
        </w:rPr>
      </w:pPr>
    </w:p>
    <w:p w14:paraId="15B452D7" w14:textId="1C9E2277" w:rsidR="008945B6" w:rsidRDefault="009F1B9C">
      <w:pPr>
        <w:pStyle w:val="Corpotesto"/>
        <w:rPr>
          <w:rFonts w:ascii="Times New Roman"/>
          <w:sz w:val="20"/>
        </w:rPr>
      </w:pPr>
      <w:r w:rsidRPr="00A11555">
        <w:rPr>
          <w:noProof/>
        </w:rPr>
        <w:drawing>
          <wp:anchor distT="0" distB="0" distL="114300" distR="114300" simplePos="0" relativeHeight="251668480" behindDoc="1" locked="0" layoutInCell="1" allowOverlap="1" wp14:anchorId="61F09EF7" wp14:editId="67BBD383">
            <wp:simplePos x="0" y="0"/>
            <wp:positionH relativeFrom="margin">
              <wp:posOffset>234950</wp:posOffset>
            </wp:positionH>
            <wp:positionV relativeFrom="paragraph">
              <wp:posOffset>4445</wp:posOffset>
            </wp:positionV>
            <wp:extent cx="5796280" cy="783590"/>
            <wp:effectExtent l="0" t="0" r="0" b="0"/>
            <wp:wrapTight wrapText="bothSides">
              <wp:wrapPolygon edited="0">
                <wp:start x="710" y="1575"/>
                <wp:lineTo x="639" y="3151"/>
                <wp:lineTo x="639" y="21005"/>
                <wp:lineTo x="20800" y="21005"/>
                <wp:lineTo x="20871" y="19429"/>
                <wp:lineTo x="20871" y="3676"/>
                <wp:lineTo x="20800" y="1575"/>
                <wp:lineTo x="710" y="1575"/>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102" t="23111" r="6982" b="36444"/>
                    <a:stretch/>
                  </pic:blipFill>
                  <pic:spPr bwMode="auto">
                    <a:xfrm>
                      <a:off x="0" y="0"/>
                      <a:ext cx="5796280" cy="78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DAB8E1" w14:textId="60BEB4F9" w:rsidR="008945B6" w:rsidRDefault="008945B6">
      <w:pPr>
        <w:pStyle w:val="Corpotesto"/>
        <w:rPr>
          <w:rFonts w:ascii="Times New Roman"/>
          <w:sz w:val="20"/>
        </w:rPr>
      </w:pPr>
    </w:p>
    <w:p w14:paraId="7EF3611B" w14:textId="2D1EFB81" w:rsidR="008945B6" w:rsidRDefault="008945B6">
      <w:pPr>
        <w:pStyle w:val="Corpotesto"/>
        <w:rPr>
          <w:rFonts w:ascii="Times New Roman"/>
          <w:sz w:val="20"/>
        </w:rPr>
      </w:pPr>
    </w:p>
    <w:p w14:paraId="59E1530D" w14:textId="746CF5F9" w:rsidR="008945B6" w:rsidRDefault="008945B6">
      <w:pPr>
        <w:pStyle w:val="Corpotesto"/>
        <w:rPr>
          <w:rFonts w:ascii="Times New Roman"/>
          <w:sz w:val="20"/>
        </w:rPr>
      </w:pPr>
    </w:p>
    <w:p w14:paraId="343BF882" w14:textId="77777777" w:rsidR="008945B6" w:rsidRDefault="008945B6">
      <w:pPr>
        <w:pStyle w:val="Corpotesto"/>
        <w:rPr>
          <w:rFonts w:ascii="Times New Roman"/>
          <w:sz w:val="20"/>
        </w:rPr>
      </w:pPr>
    </w:p>
    <w:p w14:paraId="7BB96472" w14:textId="48872D3A" w:rsidR="008945B6" w:rsidRDefault="008945B6">
      <w:pPr>
        <w:pStyle w:val="Corpotesto"/>
        <w:rPr>
          <w:rFonts w:ascii="Times New Roman"/>
          <w:sz w:val="20"/>
        </w:rPr>
      </w:pPr>
    </w:p>
    <w:p w14:paraId="124F65B9" w14:textId="77777777" w:rsidR="008945B6" w:rsidRDefault="008945B6">
      <w:pPr>
        <w:pStyle w:val="Corpotesto"/>
        <w:rPr>
          <w:rFonts w:ascii="Times New Roman"/>
          <w:sz w:val="20"/>
        </w:rPr>
      </w:pPr>
    </w:p>
    <w:p w14:paraId="0408ABB5" w14:textId="77777777" w:rsidR="008945B6" w:rsidRDefault="008945B6">
      <w:pPr>
        <w:pStyle w:val="Corpotesto"/>
        <w:rPr>
          <w:sz w:val="26"/>
        </w:rPr>
      </w:pPr>
    </w:p>
    <w:p w14:paraId="5BB00483" w14:textId="77777777" w:rsidR="008945B6" w:rsidRDefault="008945B6">
      <w:pPr>
        <w:pStyle w:val="Corpotesto"/>
        <w:spacing w:before="2"/>
        <w:rPr>
          <w:sz w:val="30"/>
        </w:rPr>
      </w:pPr>
    </w:p>
    <w:p w14:paraId="0AA9F38E" w14:textId="77777777" w:rsidR="008945B6" w:rsidRDefault="0050537A">
      <w:pPr>
        <w:pStyle w:val="Titolo"/>
        <w:ind w:left="6499"/>
      </w:pPr>
      <w:r>
        <w:rPr>
          <w:color w:val="365F91"/>
        </w:rPr>
        <w:t>Object</w:t>
      </w:r>
    </w:p>
    <w:p w14:paraId="34F13985" w14:textId="77777777" w:rsidR="008945B6" w:rsidRDefault="008945B6">
      <w:pPr>
        <w:pStyle w:val="Corpotesto"/>
        <w:spacing w:before="6"/>
        <w:rPr>
          <w:rFonts w:ascii="Century Gothic"/>
          <w:sz w:val="12"/>
        </w:rPr>
      </w:pPr>
    </w:p>
    <w:p w14:paraId="2538803B" w14:textId="77777777" w:rsidR="008945B6" w:rsidRDefault="0050537A">
      <w:pPr>
        <w:pStyle w:val="Titolo"/>
        <w:spacing w:before="101"/>
        <w:ind w:right="92"/>
        <w:jc w:val="center"/>
      </w:pPr>
      <w:r>
        <w:rPr>
          <w:color w:val="365F91"/>
        </w:rPr>
        <w:t>Design</w:t>
      </w:r>
      <w:r>
        <w:rPr>
          <w:color w:val="365F91"/>
          <w:spacing w:val="-2"/>
        </w:rPr>
        <w:t xml:space="preserve"> </w:t>
      </w:r>
      <w:proofErr w:type="spellStart"/>
      <w:r>
        <w:rPr>
          <w:color w:val="365F91"/>
        </w:rPr>
        <w:t>Document</w:t>
      </w:r>
      <w:proofErr w:type="spellEnd"/>
    </w:p>
    <w:p w14:paraId="53B304D2" w14:textId="77777777" w:rsidR="003968A4" w:rsidRPr="00A11555" w:rsidRDefault="003968A4" w:rsidP="003968A4">
      <w:pPr>
        <w:pStyle w:val="TitoloDocumento"/>
        <w:framePr w:hSpace="0" w:wrap="auto" w:vAnchor="margin" w:hAnchor="text" w:yAlign="inline"/>
        <w:rPr>
          <w:rFonts w:ascii="Garamond" w:hAnsi="Garamond"/>
          <w:sz w:val="40"/>
          <w:szCs w:val="40"/>
        </w:rPr>
      </w:pPr>
      <w:proofErr w:type="spellStart"/>
      <w:r w:rsidRPr="00A11555">
        <w:rPr>
          <w:rFonts w:ascii="Garamond" w:hAnsi="Garamond"/>
          <w:sz w:val="40"/>
          <w:szCs w:val="40"/>
        </w:rPr>
        <w:t>EasyLease</w:t>
      </w:r>
      <w:proofErr w:type="spellEnd"/>
    </w:p>
    <w:p w14:paraId="15B44ECD" w14:textId="77777777" w:rsidR="008945B6" w:rsidRDefault="008945B6">
      <w:pPr>
        <w:pStyle w:val="Corpotesto"/>
        <w:rPr>
          <w:rFonts w:ascii="Century"/>
          <w:sz w:val="20"/>
        </w:rPr>
      </w:pPr>
    </w:p>
    <w:p w14:paraId="413FC5B2" w14:textId="77777777" w:rsidR="008945B6" w:rsidRDefault="008945B6">
      <w:pPr>
        <w:pStyle w:val="Corpotesto"/>
        <w:rPr>
          <w:rFonts w:ascii="Century"/>
          <w:sz w:val="20"/>
        </w:rPr>
      </w:pPr>
    </w:p>
    <w:p w14:paraId="4690127C" w14:textId="77777777" w:rsidR="008945B6" w:rsidRDefault="008945B6">
      <w:pPr>
        <w:pStyle w:val="Corpotesto"/>
        <w:rPr>
          <w:rFonts w:ascii="Century"/>
          <w:sz w:val="20"/>
        </w:rPr>
      </w:pPr>
    </w:p>
    <w:p w14:paraId="2021EA34" w14:textId="77777777" w:rsidR="008945B6" w:rsidRDefault="008945B6">
      <w:pPr>
        <w:pStyle w:val="Corpotesto"/>
        <w:spacing w:before="3"/>
        <w:rPr>
          <w:rFonts w:ascii="Century"/>
          <w:sz w:val="20"/>
        </w:rPr>
      </w:pPr>
    </w:p>
    <w:tbl>
      <w:tblPr>
        <w:tblpPr w:leftFromText="141" w:rightFromText="141" w:vertAnchor="text" w:horzAnchor="margin" w:tblpY="-27"/>
        <w:tblOverlap w:val="never"/>
        <w:tblW w:w="770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831"/>
        <w:gridCol w:w="5872"/>
        <w:tblGridChange w:id="0">
          <w:tblGrid>
            <w:gridCol w:w="1831"/>
            <w:gridCol w:w="5872"/>
          </w:tblGrid>
        </w:tblGridChange>
      </w:tblGrid>
      <w:tr w:rsidR="003968A4" w:rsidRPr="00A11555" w14:paraId="176E56AC" w14:textId="77777777" w:rsidTr="003968A4">
        <w:trPr>
          <w:trHeight w:val="280"/>
        </w:trPr>
        <w:tc>
          <w:tcPr>
            <w:tcW w:w="1831" w:type="dxa"/>
          </w:tcPr>
          <w:p w14:paraId="6637B567" w14:textId="77777777" w:rsidR="003968A4" w:rsidRPr="00A11555" w:rsidRDefault="003968A4" w:rsidP="003968A4">
            <w:pPr>
              <w:rPr>
                <w:rFonts w:ascii="Century Gothic" w:hAnsi="Century Gothic" w:cs="Arial"/>
              </w:rPr>
            </w:pPr>
            <w:r w:rsidRPr="00A11555">
              <w:rPr>
                <w:rFonts w:ascii="Century Gothic" w:hAnsi="Century Gothic" w:cs="Arial"/>
              </w:rPr>
              <w:t>Riferimento</w:t>
            </w:r>
          </w:p>
        </w:tc>
        <w:tc>
          <w:tcPr>
            <w:tcW w:w="5872" w:type="dxa"/>
          </w:tcPr>
          <w:p w14:paraId="02371D5E" w14:textId="77777777" w:rsidR="003968A4" w:rsidRPr="00A11555" w:rsidRDefault="003968A4" w:rsidP="003968A4">
            <w:pPr>
              <w:rPr>
                <w:rFonts w:ascii="Century Gothic" w:hAnsi="Century Gothic" w:cs="Arial"/>
              </w:rPr>
            </w:pPr>
          </w:p>
        </w:tc>
      </w:tr>
      <w:tr w:rsidR="003968A4" w:rsidRPr="00A11555" w14:paraId="4B4D3C1F" w14:textId="77777777" w:rsidTr="003968A4">
        <w:trPr>
          <w:trHeight w:val="280"/>
        </w:trPr>
        <w:tc>
          <w:tcPr>
            <w:tcW w:w="1831" w:type="dxa"/>
          </w:tcPr>
          <w:p w14:paraId="7EFFCED0" w14:textId="77777777" w:rsidR="003968A4" w:rsidRPr="00A11555" w:rsidRDefault="003968A4" w:rsidP="003968A4">
            <w:pPr>
              <w:rPr>
                <w:rFonts w:ascii="Century Gothic" w:hAnsi="Century Gothic" w:cs="Arial"/>
              </w:rPr>
            </w:pPr>
            <w:r w:rsidRPr="00A11555">
              <w:rPr>
                <w:rFonts w:ascii="Century Gothic" w:hAnsi="Century Gothic" w:cs="Arial"/>
              </w:rPr>
              <w:t>Versione</w:t>
            </w:r>
          </w:p>
        </w:tc>
        <w:tc>
          <w:tcPr>
            <w:tcW w:w="5872" w:type="dxa"/>
          </w:tcPr>
          <w:p w14:paraId="36ADF999" w14:textId="2522406D" w:rsidR="003968A4" w:rsidRPr="00A11555" w:rsidRDefault="000476BC" w:rsidP="003968A4">
            <w:pPr>
              <w:rPr>
                <w:rFonts w:ascii="Century Gothic" w:hAnsi="Century Gothic" w:cs="Arial"/>
              </w:rPr>
            </w:pPr>
            <w:ins w:id="1" w:author="Mattia Caprio" w:date="2021-02-01T13:00:00Z">
              <w:r>
                <w:rPr>
                  <w:rFonts w:ascii="Century Gothic" w:hAnsi="Century Gothic"/>
                </w:rPr>
                <w:t>0.8</w:t>
              </w:r>
            </w:ins>
            <w:del w:id="2" w:author="Mattia Caprio" w:date="2021-02-01T13:00:00Z">
              <w:r w:rsidR="003968A4" w:rsidRPr="00A11555" w:rsidDel="000476BC">
                <w:rPr>
                  <w:rFonts w:ascii="Century Gothic" w:hAnsi="Century Gothic"/>
                </w:rPr>
                <w:delText>1.0</w:delText>
              </w:r>
            </w:del>
          </w:p>
        </w:tc>
      </w:tr>
      <w:tr w:rsidR="003968A4" w:rsidRPr="00A11555" w14:paraId="75B688F8" w14:textId="77777777" w:rsidTr="003968A4">
        <w:trPr>
          <w:trHeight w:val="280"/>
        </w:trPr>
        <w:tc>
          <w:tcPr>
            <w:tcW w:w="1831" w:type="dxa"/>
          </w:tcPr>
          <w:p w14:paraId="6D084D6C" w14:textId="77777777" w:rsidR="003968A4" w:rsidRPr="00A11555" w:rsidRDefault="003968A4" w:rsidP="003968A4">
            <w:pPr>
              <w:rPr>
                <w:rFonts w:ascii="Century Gothic" w:hAnsi="Century Gothic" w:cs="Arial"/>
              </w:rPr>
            </w:pPr>
            <w:r w:rsidRPr="00A11555">
              <w:rPr>
                <w:rFonts w:ascii="Century Gothic" w:hAnsi="Century Gothic" w:cs="Arial"/>
              </w:rPr>
              <w:t>Data</w:t>
            </w:r>
          </w:p>
        </w:tc>
        <w:tc>
          <w:tcPr>
            <w:tcW w:w="5872" w:type="dxa"/>
          </w:tcPr>
          <w:p w14:paraId="728F121B" w14:textId="211B707B" w:rsidR="003968A4" w:rsidRPr="00A11555" w:rsidRDefault="003968A4" w:rsidP="003968A4">
            <w:pPr>
              <w:rPr>
                <w:rFonts w:ascii="Century Gothic" w:hAnsi="Century Gothic" w:cs="Arial"/>
              </w:rPr>
            </w:pPr>
            <w:r w:rsidRPr="00A11555">
              <w:rPr>
                <w:rFonts w:ascii="Century Gothic" w:hAnsi="Century Gothic"/>
              </w:rPr>
              <w:fldChar w:fldCharType="begin"/>
            </w:r>
            <w:r w:rsidRPr="00A11555">
              <w:rPr>
                <w:rFonts w:ascii="Century Gothic" w:hAnsi="Century Gothic"/>
              </w:rPr>
              <w:instrText xml:space="preserve"> DOCPROPERTY  "Data registrazione"  \* MERGEFORMAT </w:instrText>
            </w:r>
            <w:r w:rsidRPr="00A11555">
              <w:rPr>
                <w:rFonts w:ascii="Century Gothic" w:hAnsi="Century Gothic"/>
              </w:rPr>
              <w:fldChar w:fldCharType="separate"/>
            </w:r>
            <w:r>
              <w:rPr>
                <w:rFonts w:ascii="Century Gothic" w:hAnsi="Century Gothic" w:cs="Arial"/>
              </w:rPr>
              <w:t>15</w:t>
            </w:r>
            <w:r w:rsidRPr="00A11555">
              <w:rPr>
                <w:rFonts w:ascii="Century Gothic" w:hAnsi="Century Gothic" w:cs="Arial"/>
              </w:rPr>
              <w:t>/</w:t>
            </w:r>
            <w:r>
              <w:rPr>
                <w:rFonts w:ascii="Century Gothic" w:hAnsi="Century Gothic" w:cs="Arial"/>
              </w:rPr>
              <w:t>12</w:t>
            </w:r>
            <w:r w:rsidRPr="00A11555">
              <w:rPr>
                <w:rFonts w:ascii="Century Gothic" w:hAnsi="Century Gothic" w:cs="Arial"/>
              </w:rPr>
              <w:t>/202</w:t>
            </w:r>
            <w:r w:rsidRPr="00A11555">
              <w:rPr>
                <w:rFonts w:ascii="Century Gothic" w:hAnsi="Century Gothic"/>
              </w:rPr>
              <w:fldChar w:fldCharType="end"/>
            </w:r>
            <w:r w:rsidRPr="00A11555">
              <w:rPr>
                <w:rFonts w:ascii="Century Gothic" w:hAnsi="Century Gothic"/>
              </w:rPr>
              <w:t>0</w:t>
            </w:r>
          </w:p>
        </w:tc>
      </w:tr>
      <w:tr w:rsidR="003968A4" w:rsidRPr="00A11555" w14:paraId="40D44837" w14:textId="77777777" w:rsidTr="003968A4">
        <w:trPr>
          <w:trHeight w:val="675"/>
        </w:trPr>
        <w:tc>
          <w:tcPr>
            <w:tcW w:w="1831" w:type="dxa"/>
          </w:tcPr>
          <w:p w14:paraId="76B19956" w14:textId="77777777" w:rsidR="003968A4" w:rsidRPr="00A11555" w:rsidRDefault="003968A4" w:rsidP="003968A4">
            <w:pPr>
              <w:rPr>
                <w:rFonts w:ascii="Century Gothic" w:hAnsi="Century Gothic" w:cs="Arial"/>
              </w:rPr>
            </w:pPr>
            <w:r w:rsidRPr="00A11555">
              <w:rPr>
                <w:rFonts w:ascii="Century Gothic" w:hAnsi="Century Gothic" w:cs="Arial"/>
              </w:rPr>
              <w:t>Destinatario</w:t>
            </w:r>
          </w:p>
        </w:tc>
        <w:tc>
          <w:tcPr>
            <w:tcW w:w="5872" w:type="dxa"/>
          </w:tcPr>
          <w:p w14:paraId="16547334" w14:textId="77777777" w:rsidR="003968A4" w:rsidRPr="00A11555" w:rsidRDefault="003968A4" w:rsidP="003968A4">
            <w:pPr>
              <w:rPr>
                <w:rFonts w:ascii="Century Gothic" w:hAnsi="Century Gothic" w:cs="Arial"/>
              </w:rPr>
            </w:pPr>
            <w:r w:rsidRPr="00A11555">
              <w:rPr>
                <w:rFonts w:ascii="Century Gothic" w:hAnsi="Century Gothic" w:cs="Arial"/>
              </w:rPr>
              <w:t xml:space="preserve">Azienda </w:t>
            </w:r>
            <w:proofErr w:type="spellStart"/>
            <w:r w:rsidRPr="00A11555">
              <w:rPr>
                <w:rFonts w:ascii="Century Gothic" w:hAnsi="Century Gothic" w:cs="Arial"/>
              </w:rPr>
              <w:t>AutoErre</w:t>
            </w:r>
            <w:proofErr w:type="spellEnd"/>
            <w:r w:rsidRPr="00A11555">
              <w:rPr>
                <w:rFonts w:ascii="Century Gothic" w:hAnsi="Century Gothic" w:cs="Arial"/>
              </w:rPr>
              <w:t xml:space="preserve"> S.r.l</w:t>
            </w:r>
          </w:p>
        </w:tc>
      </w:tr>
      <w:tr w:rsidR="003968A4" w:rsidRPr="00A11555" w14:paraId="29FACD4B" w14:textId="77777777" w:rsidTr="003968A4">
        <w:trPr>
          <w:trHeight w:val="675"/>
        </w:trPr>
        <w:tc>
          <w:tcPr>
            <w:tcW w:w="1831" w:type="dxa"/>
          </w:tcPr>
          <w:p w14:paraId="2AE333E8" w14:textId="77777777" w:rsidR="003968A4" w:rsidRPr="00A11555" w:rsidRDefault="003968A4" w:rsidP="003968A4">
            <w:pPr>
              <w:rPr>
                <w:rFonts w:ascii="Century Gothic" w:hAnsi="Century Gothic" w:cs="Arial"/>
              </w:rPr>
            </w:pPr>
            <w:r w:rsidRPr="00A11555">
              <w:rPr>
                <w:rFonts w:ascii="Century Gothic" w:hAnsi="Century Gothic" w:cs="Arial"/>
              </w:rPr>
              <w:t>Presentato da</w:t>
            </w:r>
          </w:p>
        </w:tc>
        <w:tc>
          <w:tcPr>
            <w:tcW w:w="5872" w:type="dxa"/>
          </w:tcPr>
          <w:p w14:paraId="694B2186" w14:textId="77777777" w:rsidR="003968A4" w:rsidRPr="00A11555" w:rsidRDefault="003968A4" w:rsidP="003968A4">
            <w:pPr>
              <w:rPr>
                <w:rFonts w:ascii="Century Gothic" w:eastAsia="Droid Sans" w:hAnsi="Century Gothic" w:cs="Droid Sans"/>
              </w:rPr>
            </w:pPr>
            <w:r w:rsidRPr="00A11555">
              <w:rPr>
                <w:rFonts w:ascii="Century Gothic" w:eastAsia="Droid Sans" w:hAnsi="Century Gothic" w:cs="Droid Sans"/>
              </w:rPr>
              <w:t>Caprio Mattia</w:t>
            </w:r>
          </w:p>
          <w:p w14:paraId="0251EE25" w14:textId="77777777" w:rsidR="003968A4" w:rsidRPr="00A11555" w:rsidRDefault="003968A4" w:rsidP="003968A4">
            <w:pPr>
              <w:rPr>
                <w:rFonts w:ascii="Century Gothic" w:hAnsi="Century Gothic"/>
              </w:rPr>
            </w:pPr>
            <w:r w:rsidRPr="00A11555">
              <w:rPr>
                <w:rFonts w:ascii="Century Gothic" w:hAnsi="Century Gothic"/>
              </w:rPr>
              <w:t>Iodice Michele Attilio</w:t>
            </w:r>
          </w:p>
          <w:p w14:paraId="1C29BA77" w14:textId="77777777" w:rsidR="003968A4" w:rsidRPr="00A11555" w:rsidRDefault="003968A4" w:rsidP="003968A4">
            <w:pPr>
              <w:rPr>
                <w:rFonts w:ascii="Century Gothic" w:hAnsi="Century Gothic"/>
              </w:rPr>
            </w:pPr>
            <w:r w:rsidRPr="00A11555">
              <w:rPr>
                <w:rFonts w:ascii="Century Gothic" w:hAnsi="Century Gothic"/>
              </w:rPr>
              <w:t>Mori Mattia</w:t>
            </w:r>
          </w:p>
          <w:p w14:paraId="07E3237B" w14:textId="77777777" w:rsidR="003968A4" w:rsidRPr="00A11555" w:rsidRDefault="003968A4" w:rsidP="003968A4">
            <w:pPr>
              <w:rPr>
                <w:rFonts w:ascii="Century Gothic" w:hAnsi="Century Gothic"/>
              </w:rPr>
            </w:pPr>
            <w:r w:rsidRPr="00A11555">
              <w:rPr>
                <w:rFonts w:ascii="Century Gothic" w:hAnsi="Century Gothic"/>
              </w:rPr>
              <w:t>Pepe Sara</w:t>
            </w:r>
          </w:p>
          <w:p w14:paraId="2FD4CB4D" w14:textId="77777777" w:rsidR="003968A4" w:rsidRPr="00A11555" w:rsidRDefault="003968A4" w:rsidP="003968A4">
            <w:pPr>
              <w:rPr>
                <w:rFonts w:ascii="Century Gothic" w:hAnsi="Century Gothic"/>
              </w:rPr>
            </w:pPr>
            <w:r w:rsidRPr="00A11555">
              <w:rPr>
                <w:rFonts w:ascii="Century Gothic" w:hAnsi="Century Gothic"/>
              </w:rPr>
              <w:t>Sarro Antonio</w:t>
            </w:r>
          </w:p>
          <w:p w14:paraId="1188037F" w14:textId="77777777" w:rsidR="003968A4" w:rsidRPr="00A11555" w:rsidRDefault="003968A4" w:rsidP="003968A4">
            <w:pPr>
              <w:tabs>
                <w:tab w:val="left" w:pos="1910"/>
              </w:tabs>
              <w:rPr>
                <w:rFonts w:ascii="Century Gothic" w:hAnsi="Century Gothic" w:cs="Arial"/>
              </w:rPr>
            </w:pPr>
            <w:r w:rsidRPr="00A11555">
              <w:rPr>
                <w:rFonts w:ascii="Century Gothic" w:hAnsi="Century Gothic"/>
              </w:rPr>
              <w:t>Torino Francesco Maria</w:t>
            </w:r>
          </w:p>
        </w:tc>
      </w:tr>
      <w:tr w:rsidR="003968A4" w:rsidRPr="00A11555" w14:paraId="25DAC246" w14:textId="77777777" w:rsidTr="00C24657">
        <w:tblPrEx>
          <w:tblW w:w="770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ExChange w:id="3" w:author="Mattia Caprio" w:date="2021-02-01T13:02:00Z">
            <w:tblPrEx>
              <w:tblW w:w="770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Ex>
          </w:tblPrExChange>
        </w:tblPrEx>
        <w:trPr>
          <w:trHeight w:val="502"/>
          <w:trPrChange w:id="4" w:author="Mattia Caprio" w:date="2021-02-01T13:02:00Z">
            <w:trPr>
              <w:trHeight w:val="935"/>
            </w:trPr>
          </w:trPrChange>
        </w:trPr>
        <w:tc>
          <w:tcPr>
            <w:tcW w:w="1831" w:type="dxa"/>
            <w:tcPrChange w:id="5" w:author="Mattia Caprio" w:date="2021-02-01T13:02:00Z">
              <w:tcPr>
                <w:tcW w:w="1831" w:type="dxa"/>
              </w:tcPr>
            </w:tcPrChange>
          </w:tcPr>
          <w:p w14:paraId="15A28BE4" w14:textId="77777777" w:rsidR="003968A4" w:rsidRPr="00A11555" w:rsidRDefault="003968A4" w:rsidP="003968A4">
            <w:pPr>
              <w:rPr>
                <w:rFonts w:ascii="Century Gothic" w:hAnsi="Century Gothic" w:cs="Arial"/>
              </w:rPr>
            </w:pPr>
            <w:r w:rsidRPr="00A11555">
              <w:rPr>
                <w:rFonts w:ascii="Century Gothic" w:hAnsi="Century Gothic" w:cs="Arial"/>
              </w:rPr>
              <w:t>Approvato da</w:t>
            </w:r>
          </w:p>
        </w:tc>
        <w:tc>
          <w:tcPr>
            <w:tcW w:w="5872" w:type="dxa"/>
            <w:tcPrChange w:id="6" w:author="Mattia Caprio" w:date="2021-02-01T13:02:00Z">
              <w:tcPr>
                <w:tcW w:w="5872" w:type="dxa"/>
              </w:tcPr>
            </w:tcPrChange>
          </w:tcPr>
          <w:p w14:paraId="17DD74E9" w14:textId="77777777" w:rsidR="003968A4" w:rsidRPr="00A11555" w:rsidRDefault="003968A4" w:rsidP="003968A4">
            <w:pPr>
              <w:rPr>
                <w:rFonts w:ascii="Century Gothic" w:hAnsi="Century Gothic" w:cs="Arial"/>
                <w:bCs/>
              </w:rPr>
            </w:pPr>
            <w:r w:rsidRPr="00A11555">
              <w:rPr>
                <w:rFonts w:ascii="Century Gothic" w:hAnsi="Century Gothic" w:cs="Arial"/>
                <w:bCs/>
              </w:rPr>
              <w:t>Dario di Dario</w:t>
            </w:r>
          </w:p>
        </w:tc>
      </w:tr>
    </w:tbl>
    <w:p w14:paraId="0B719CFD" w14:textId="77777777" w:rsidR="008945B6" w:rsidRDefault="008945B6">
      <w:pPr>
        <w:rPr>
          <w:rFonts w:ascii="Times New Roman"/>
          <w:sz w:val="28"/>
        </w:rPr>
        <w:sectPr w:rsidR="008945B6">
          <w:headerReference w:type="default" r:id="rId9"/>
          <w:footerReference w:type="default" r:id="rId10"/>
          <w:type w:val="continuous"/>
          <w:pgSz w:w="11910" w:h="16840"/>
          <w:pgMar w:top="1660" w:right="1020" w:bottom="880" w:left="1020" w:header="708" w:footer="694" w:gutter="0"/>
          <w:pgNumType w:start="1"/>
          <w:cols w:space="720"/>
        </w:sectPr>
      </w:pPr>
    </w:p>
    <w:p w14:paraId="20A05993" w14:textId="77777777" w:rsidR="008945B6" w:rsidRDefault="008945B6">
      <w:pPr>
        <w:pStyle w:val="Corpotesto"/>
        <w:rPr>
          <w:rFonts w:ascii="Century"/>
          <w:sz w:val="20"/>
        </w:rPr>
      </w:pPr>
    </w:p>
    <w:p w14:paraId="429910B4" w14:textId="77777777" w:rsidR="008945B6" w:rsidRDefault="008945B6">
      <w:pPr>
        <w:pStyle w:val="Corpotesto"/>
        <w:spacing w:before="9"/>
        <w:rPr>
          <w:rFonts w:ascii="Century"/>
          <w:sz w:val="26"/>
        </w:rPr>
      </w:pPr>
    </w:p>
    <w:p w14:paraId="05229AFE" w14:textId="77777777" w:rsidR="008945B6" w:rsidRPr="002341FB" w:rsidRDefault="0050537A">
      <w:pPr>
        <w:spacing w:before="99"/>
        <w:ind w:left="113"/>
        <w:rPr>
          <w:rFonts w:ascii="Century Gothic" w:hAnsi="Century Gothic"/>
          <w:sz w:val="36"/>
          <w:szCs w:val="20"/>
        </w:rPr>
      </w:pPr>
      <w:proofErr w:type="spellStart"/>
      <w:r w:rsidRPr="002341FB">
        <w:rPr>
          <w:rFonts w:ascii="Century Gothic" w:hAnsi="Century Gothic"/>
          <w:color w:val="365F91"/>
          <w:sz w:val="36"/>
          <w:szCs w:val="20"/>
          <w:u w:val="single" w:color="365F91"/>
        </w:rPr>
        <w:t>Revision</w:t>
      </w:r>
      <w:proofErr w:type="spellEnd"/>
      <w:r w:rsidRPr="002341FB">
        <w:rPr>
          <w:rFonts w:ascii="Century Gothic" w:hAnsi="Century Gothic"/>
          <w:color w:val="365F91"/>
          <w:sz w:val="36"/>
          <w:szCs w:val="20"/>
          <w:u w:val="single" w:color="365F91"/>
        </w:rPr>
        <w:t xml:space="preserve"> History</w:t>
      </w:r>
    </w:p>
    <w:p w14:paraId="1BA0AE55" w14:textId="77777777" w:rsidR="008945B6" w:rsidRDefault="008945B6">
      <w:pPr>
        <w:pStyle w:val="Corpotesto"/>
        <w:spacing w:before="10"/>
        <w:rPr>
          <w:sz w:val="17"/>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363"/>
        <w:gridCol w:w="1460"/>
        <w:gridCol w:w="3271"/>
        <w:gridCol w:w="2358"/>
      </w:tblGrid>
      <w:tr w:rsidR="008945B6" w14:paraId="1C1E2BF3" w14:textId="77777777">
        <w:trPr>
          <w:trHeight w:val="566"/>
        </w:trPr>
        <w:tc>
          <w:tcPr>
            <w:tcW w:w="2363" w:type="dxa"/>
            <w:tcBorders>
              <w:top w:val="nil"/>
              <w:left w:val="nil"/>
            </w:tcBorders>
            <w:shd w:val="clear" w:color="auto" w:fill="365F91"/>
          </w:tcPr>
          <w:p w14:paraId="7E4CC539" w14:textId="77777777" w:rsidR="008945B6" w:rsidRPr="002341FB" w:rsidRDefault="0050537A">
            <w:pPr>
              <w:pStyle w:val="TableParagraph"/>
              <w:spacing w:before="116"/>
              <w:ind w:left="507" w:right="508"/>
              <w:jc w:val="center"/>
              <w:rPr>
                <w:b/>
                <w:sz w:val="24"/>
                <w:szCs w:val="20"/>
              </w:rPr>
            </w:pPr>
            <w:r w:rsidRPr="002341FB">
              <w:rPr>
                <w:b/>
                <w:color w:val="FFFFFF"/>
                <w:sz w:val="24"/>
                <w:szCs w:val="20"/>
              </w:rPr>
              <w:t>Data</w:t>
            </w:r>
          </w:p>
        </w:tc>
        <w:tc>
          <w:tcPr>
            <w:tcW w:w="1460" w:type="dxa"/>
            <w:tcBorders>
              <w:top w:val="nil"/>
            </w:tcBorders>
            <w:shd w:val="clear" w:color="auto" w:fill="365F91"/>
          </w:tcPr>
          <w:p w14:paraId="62370D72" w14:textId="77777777" w:rsidR="008945B6" w:rsidRPr="002341FB" w:rsidRDefault="0050537A">
            <w:pPr>
              <w:pStyle w:val="TableParagraph"/>
              <w:spacing w:before="116"/>
              <w:ind w:left="109" w:right="119"/>
              <w:jc w:val="center"/>
              <w:rPr>
                <w:b/>
                <w:sz w:val="24"/>
                <w:szCs w:val="20"/>
              </w:rPr>
            </w:pPr>
            <w:r w:rsidRPr="002341FB">
              <w:rPr>
                <w:b/>
                <w:color w:val="FFFFFF"/>
                <w:sz w:val="24"/>
                <w:szCs w:val="20"/>
              </w:rPr>
              <w:t>Versione</w:t>
            </w:r>
          </w:p>
        </w:tc>
        <w:tc>
          <w:tcPr>
            <w:tcW w:w="3271" w:type="dxa"/>
            <w:tcBorders>
              <w:top w:val="nil"/>
            </w:tcBorders>
            <w:shd w:val="clear" w:color="auto" w:fill="365F91"/>
          </w:tcPr>
          <w:p w14:paraId="750BC46C" w14:textId="77777777" w:rsidR="008945B6" w:rsidRPr="002341FB" w:rsidRDefault="0050537A">
            <w:pPr>
              <w:pStyle w:val="TableParagraph"/>
              <w:spacing w:before="116"/>
              <w:ind w:left="110" w:right="122"/>
              <w:jc w:val="center"/>
              <w:rPr>
                <w:b/>
                <w:sz w:val="24"/>
                <w:szCs w:val="20"/>
              </w:rPr>
            </w:pPr>
            <w:r w:rsidRPr="002341FB">
              <w:rPr>
                <w:b/>
                <w:color w:val="FFFFFF"/>
                <w:sz w:val="24"/>
                <w:szCs w:val="20"/>
              </w:rPr>
              <w:t>Cambiamenti</w:t>
            </w:r>
          </w:p>
        </w:tc>
        <w:tc>
          <w:tcPr>
            <w:tcW w:w="2358" w:type="dxa"/>
            <w:tcBorders>
              <w:top w:val="nil"/>
              <w:right w:val="nil"/>
            </w:tcBorders>
            <w:shd w:val="clear" w:color="auto" w:fill="365F91"/>
          </w:tcPr>
          <w:p w14:paraId="5F7B66A8" w14:textId="77777777" w:rsidR="008945B6" w:rsidRPr="002341FB" w:rsidRDefault="0050537A">
            <w:pPr>
              <w:pStyle w:val="TableParagraph"/>
              <w:spacing w:before="116"/>
              <w:ind w:left="161" w:right="178"/>
              <w:jc w:val="center"/>
              <w:rPr>
                <w:b/>
                <w:sz w:val="24"/>
                <w:szCs w:val="20"/>
              </w:rPr>
            </w:pPr>
            <w:r w:rsidRPr="002341FB">
              <w:rPr>
                <w:b/>
                <w:color w:val="FFFFFF"/>
                <w:sz w:val="24"/>
                <w:szCs w:val="20"/>
              </w:rPr>
              <w:t>Autori</w:t>
            </w:r>
          </w:p>
        </w:tc>
      </w:tr>
      <w:tr w:rsidR="008945B6" w14:paraId="1200FE1D" w14:textId="77777777" w:rsidTr="009F1B9C">
        <w:trPr>
          <w:trHeight w:val="800"/>
        </w:trPr>
        <w:tc>
          <w:tcPr>
            <w:tcW w:w="2363" w:type="dxa"/>
            <w:tcBorders>
              <w:left w:val="nil"/>
              <w:bottom w:val="nil"/>
            </w:tcBorders>
            <w:shd w:val="clear" w:color="auto" w:fill="365F91"/>
          </w:tcPr>
          <w:p w14:paraId="4C88D8DA" w14:textId="77777777" w:rsidR="008945B6" w:rsidRDefault="008945B6">
            <w:pPr>
              <w:pStyle w:val="TableParagraph"/>
              <w:spacing w:before="8"/>
              <w:rPr>
                <w:rFonts w:ascii="Garamond"/>
                <w:sz w:val="26"/>
              </w:rPr>
            </w:pPr>
          </w:p>
          <w:p w14:paraId="38F3F94A" w14:textId="40CAB4A8" w:rsidR="008945B6" w:rsidRDefault="009F1B9C">
            <w:pPr>
              <w:pStyle w:val="TableParagraph"/>
              <w:ind w:left="512" w:right="508"/>
              <w:jc w:val="center"/>
              <w:rPr>
                <w:b/>
                <w:sz w:val="24"/>
              </w:rPr>
            </w:pPr>
            <w:r>
              <w:rPr>
                <w:b/>
                <w:color w:val="FFFFFF"/>
                <w:sz w:val="24"/>
              </w:rPr>
              <w:t>15/12/2020</w:t>
            </w:r>
          </w:p>
        </w:tc>
        <w:tc>
          <w:tcPr>
            <w:tcW w:w="1460" w:type="dxa"/>
            <w:tcBorders>
              <w:bottom w:val="nil"/>
            </w:tcBorders>
            <w:shd w:val="clear" w:color="auto" w:fill="DBE4F0"/>
          </w:tcPr>
          <w:p w14:paraId="02AF5A69" w14:textId="77777777" w:rsidR="008945B6" w:rsidRPr="002341FB" w:rsidRDefault="008945B6">
            <w:pPr>
              <w:pStyle w:val="TableParagraph"/>
              <w:spacing w:before="8"/>
              <w:rPr>
                <w:rFonts w:ascii="Garamond"/>
                <w:szCs w:val="20"/>
              </w:rPr>
            </w:pPr>
          </w:p>
          <w:p w14:paraId="1C2C2F69" w14:textId="77777777" w:rsidR="008945B6" w:rsidRPr="002341FB" w:rsidRDefault="0050537A">
            <w:pPr>
              <w:pStyle w:val="TableParagraph"/>
              <w:ind w:left="109" w:right="115"/>
              <w:jc w:val="center"/>
              <w:rPr>
                <w:szCs w:val="20"/>
              </w:rPr>
            </w:pPr>
            <w:r w:rsidRPr="002341FB">
              <w:rPr>
                <w:szCs w:val="20"/>
              </w:rPr>
              <w:t>0.1</w:t>
            </w:r>
          </w:p>
        </w:tc>
        <w:tc>
          <w:tcPr>
            <w:tcW w:w="3271" w:type="dxa"/>
            <w:shd w:val="clear" w:color="auto" w:fill="DBE4F0"/>
          </w:tcPr>
          <w:p w14:paraId="66238AA3" w14:textId="77777777" w:rsidR="008945B6" w:rsidRPr="002341FB" w:rsidRDefault="0050537A">
            <w:pPr>
              <w:pStyle w:val="TableParagraph"/>
              <w:spacing w:before="3"/>
              <w:ind w:left="110" w:right="120"/>
              <w:jc w:val="center"/>
              <w:rPr>
                <w:szCs w:val="20"/>
              </w:rPr>
            </w:pPr>
            <w:r w:rsidRPr="002341FB">
              <w:rPr>
                <w:szCs w:val="20"/>
              </w:rPr>
              <w:t>Stesura scheletro</w:t>
            </w:r>
          </w:p>
          <w:p w14:paraId="7C8A8898" w14:textId="3B8167E0" w:rsidR="008945B6" w:rsidRPr="002341FB" w:rsidRDefault="0050537A">
            <w:pPr>
              <w:pStyle w:val="TableParagraph"/>
              <w:spacing w:before="9" w:line="294" w:lineRule="exact"/>
              <w:ind w:left="110" w:right="121"/>
              <w:jc w:val="center"/>
              <w:rPr>
                <w:szCs w:val="20"/>
              </w:rPr>
            </w:pPr>
            <w:r w:rsidRPr="002341FB">
              <w:rPr>
                <w:szCs w:val="20"/>
              </w:rPr>
              <w:t>documento</w:t>
            </w:r>
          </w:p>
        </w:tc>
        <w:tc>
          <w:tcPr>
            <w:tcW w:w="2358" w:type="dxa"/>
            <w:tcBorders>
              <w:bottom w:val="nil"/>
              <w:right w:val="nil"/>
            </w:tcBorders>
            <w:shd w:val="clear" w:color="auto" w:fill="DBE4F0"/>
          </w:tcPr>
          <w:p w14:paraId="69A7394F" w14:textId="77777777" w:rsidR="008945B6" w:rsidRPr="002341FB" w:rsidRDefault="008945B6">
            <w:pPr>
              <w:pStyle w:val="TableParagraph"/>
              <w:spacing w:before="8"/>
              <w:rPr>
                <w:rFonts w:ascii="Garamond"/>
                <w:szCs w:val="20"/>
              </w:rPr>
            </w:pPr>
          </w:p>
          <w:p w14:paraId="4F4E82E9" w14:textId="1140FCB8" w:rsidR="008945B6" w:rsidRPr="002341FB" w:rsidRDefault="009F1B9C">
            <w:pPr>
              <w:pStyle w:val="TableParagraph"/>
              <w:ind w:left="164" w:right="178"/>
              <w:jc w:val="center"/>
              <w:rPr>
                <w:szCs w:val="20"/>
              </w:rPr>
            </w:pPr>
            <w:r w:rsidRPr="002341FB">
              <w:rPr>
                <w:szCs w:val="20"/>
              </w:rPr>
              <w:t>Pepe Sara</w:t>
            </w:r>
          </w:p>
        </w:tc>
      </w:tr>
      <w:tr w:rsidR="008945B6" w14:paraId="4D734F6B" w14:textId="77777777">
        <w:trPr>
          <w:trHeight w:val="516"/>
        </w:trPr>
        <w:tc>
          <w:tcPr>
            <w:tcW w:w="2363" w:type="dxa"/>
            <w:tcBorders>
              <w:top w:val="nil"/>
              <w:left w:val="nil"/>
            </w:tcBorders>
            <w:shd w:val="clear" w:color="auto" w:fill="365F91"/>
          </w:tcPr>
          <w:p w14:paraId="4B214D5D" w14:textId="29654EB1" w:rsidR="008945B6" w:rsidRDefault="009F1B9C">
            <w:pPr>
              <w:pStyle w:val="TableParagraph"/>
              <w:spacing w:before="107"/>
              <w:ind w:left="511" w:right="508"/>
              <w:jc w:val="center"/>
              <w:rPr>
                <w:b/>
                <w:sz w:val="24"/>
              </w:rPr>
            </w:pPr>
            <w:r>
              <w:rPr>
                <w:b/>
                <w:color w:val="FFFFFF"/>
                <w:sz w:val="24"/>
              </w:rPr>
              <w:t>17</w:t>
            </w:r>
            <w:r w:rsidR="0050537A">
              <w:rPr>
                <w:b/>
                <w:color w:val="FFFFFF"/>
                <w:sz w:val="24"/>
              </w:rPr>
              <w:t>/12/20</w:t>
            </w:r>
            <w:r w:rsidR="00937F6C">
              <w:rPr>
                <w:b/>
                <w:color w:val="FFFFFF"/>
                <w:sz w:val="24"/>
              </w:rPr>
              <w:t>20</w:t>
            </w:r>
          </w:p>
        </w:tc>
        <w:tc>
          <w:tcPr>
            <w:tcW w:w="1460" w:type="dxa"/>
            <w:tcBorders>
              <w:top w:val="nil"/>
            </w:tcBorders>
            <w:shd w:val="clear" w:color="auto" w:fill="B8CCE3"/>
          </w:tcPr>
          <w:p w14:paraId="57A1D6C7" w14:textId="77777777" w:rsidR="008945B6" w:rsidRPr="002341FB" w:rsidRDefault="0050537A">
            <w:pPr>
              <w:pStyle w:val="TableParagraph"/>
              <w:spacing w:before="107"/>
              <w:ind w:left="109" w:right="115"/>
              <w:jc w:val="center"/>
              <w:rPr>
                <w:szCs w:val="20"/>
              </w:rPr>
            </w:pPr>
            <w:r w:rsidRPr="002341FB">
              <w:rPr>
                <w:szCs w:val="20"/>
              </w:rPr>
              <w:t>0.2</w:t>
            </w:r>
          </w:p>
        </w:tc>
        <w:tc>
          <w:tcPr>
            <w:tcW w:w="3271" w:type="dxa"/>
            <w:shd w:val="clear" w:color="auto" w:fill="B8CCE3"/>
          </w:tcPr>
          <w:p w14:paraId="76B98301" w14:textId="70AA99DD" w:rsidR="008945B6" w:rsidRPr="002341FB" w:rsidRDefault="009F1B9C">
            <w:pPr>
              <w:pStyle w:val="TableParagraph"/>
              <w:spacing w:before="107"/>
              <w:ind w:left="110" w:right="128"/>
              <w:jc w:val="center"/>
              <w:rPr>
                <w:szCs w:val="20"/>
              </w:rPr>
            </w:pPr>
            <w:r w:rsidRPr="002341FB">
              <w:rPr>
                <w:szCs w:val="20"/>
              </w:rPr>
              <w:t>Aggiunta capitolo 1</w:t>
            </w:r>
          </w:p>
        </w:tc>
        <w:tc>
          <w:tcPr>
            <w:tcW w:w="2358" w:type="dxa"/>
            <w:tcBorders>
              <w:top w:val="nil"/>
              <w:right w:val="nil"/>
            </w:tcBorders>
            <w:shd w:val="clear" w:color="auto" w:fill="B8CCE3"/>
          </w:tcPr>
          <w:p w14:paraId="13DFE3E4" w14:textId="77777777" w:rsidR="009F1B9C" w:rsidRPr="002341FB" w:rsidRDefault="009F1B9C">
            <w:pPr>
              <w:pStyle w:val="TableParagraph"/>
              <w:spacing w:before="107"/>
              <w:ind w:left="164" w:right="178"/>
              <w:jc w:val="center"/>
              <w:rPr>
                <w:szCs w:val="20"/>
              </w:rPr>
            </w:pPr>
            <w:r w:rsidRPr="002341FB">
              <w:rPr>
                <w:szCs w:val="20"/>
              </w:rPr>
              <w:t>Mori Mattia</w:t>
            </w:r>
          </w:p>
          <w:p w14:paraId="45E3C116" w14:textId="71205341" w:rsidR="009F1B9C" w:rsidRPr="002341FB" w:rsidRDefault="009F1B9C">
            <w:pPr>
              <w:pStyle w:val="TableParagraph"/>
              <w:spacing w:before="107"/>
              <w:ind w:left="164" w:right="178"/>
              <w:jc w:val="center"/>
              <w:rPr>
                <w:szCs w:val="20"/>
              </w:rPr>
            </w:pPr>
            <w:r w:rsidRPr="002341FB">
              <w:rPr>
                <w:szCs w:val="20"/>
              </w:rPr>
              <w:t>Sarro Antonio</w:t>
            </w:r>
          </w:p>
        </w:tc>
      </w:tr>
      <w:tr w:rsidR="009F1B9C" w14:paraId="3B07287B" w14:textId="77777777">
        <w:trPr>
          <w:trHeight w:val="522"/>
        </w:trPr>
        <w:tc>
          <w:tcPr>
            <w:tcW w:w="2363" w:type="dxa"/>
            <w:tcBorders>
              <w:left w:val="nil"/>
            </w:tcBorders>
            <w:shd w:val="clear" w:color="auto" w:fill="365F91"/>
          </w:tcPr>
          <w:p w14:paraId="5BBAA153" w14:textId="5BAEB778" w:rsidR="009F1B9C" w:rsidRDefault="009F1B9C" w:rsidP="009F1B9C">
            <w:pPr>
              <w:pStyle w:val="TableParagraph"/>
              <w:spacing w:before="118"/>
              <w:ind w:left="511" w:right="508"/>
              <w:jc w:val="center"/>
              <w:rPr>
                <w:b/>
                <w:sz w:val="24"/>
              </w:rPr>
            </w:pPr>
            <w:r>
              <w:rPr>
                <w:b/>
                <w:color w:val="FFFFFF"/>
                <w:sz w:val="24"/>
              </w:rPr>
              <w:t>18/12/20</w:t>
            </w:r>
            <w:r w:rsidR="00937F6C">
              <w:rPr>
                <w:b/>
                <w:color w:val="FFFFFF"/>
                <w:sz w:val="24"/>
              </w:rPr>
              <w:t>20</w:t>
            </w:r>
          </w:p>
        </w:tc>
        <w:tc>
          <w:tcPr>
            <w:tcW w:w="1460" w:type="dxa"/>
            <w:shd w:val="clear" w:color="auto" w:fill="DBE4F0"/>
          </w:tcPr>
          <w:p w14:paraId="21CBC4BF" w14:textId="77777777" w:rsidR="009F1B9C" w:rsidRPr="002341FB" w:rsidRDefault="009F1B9C" w:rsidP="009F1B9C">
            <w:pPr>
              <w:pStyle w:val="TableParagraph"/>
              <w:spacing w:before="118"/>
              <w:ind w:left="109" w:right="115"/>
              <w:jc w:val="center"/>
              <w:rPr>
                <w:szCs w:val="20"/>
              </w:rPr>
            </w:pPr>
            <w:r w:rsidRPr="002341FB">
              <w:rPr>
                <w:szCs w:val="20"/>
              </w:rPr>
              <w:t>0.3</w:t>
            </w:r>
          </w:p>
        </w:tc>
        <w:tc>
          <w:tcPr>
            <w:tcW w:w="3271" w:type="dxa"/>
            <w:shd w:val="clear" w:color="auto" w:fill="DBE4F0"/>
          </w:tcPr>
          <w:p w14:paraId="214793D4" w14:textId="035E271F" w:rsidR="009F1B9C" w:rsidRPr="002341FB" w:rsidRDefault="009F1B9C" w:rsidP="009F1B9C">
            <w:pPr>
              <w:pStyle w:val="TableParagraph"/>
              <w:spacing w:before="118"/>
              <w:ind w:left="110" w:right="120"/>
              <w:jc w:val="center"/>
              <w:rPr>
                <w:szCs w:val="20"/>
              </w:rPr>
            </w:pPr>
            <w:r w:rsidRPr="002341FB">
              <w:rPr>
                <w:szCs w:val="20"/>
              </w:rPr>
              <w:t>Aggiunta capitolo 2</w:t>
            </w:r>
          </w:p>
        </w:tc>
        <w:tc>
          <w:tcPr>
            <w:tcW w:w="2358" w:type="dxa"/>
            <w:tcBorders>
              <w:right w:val="nil"/>
            </w:tcBorders>
            <w:shd w:val="clear" w:color="auto" w:fill="DBE4F0"/>
          </w:tcPr>
          <w:p w14:paraId="069DF421" w14:textId="77777777" w:rsidR="009F1B9C" w:rsidRPr="002341FB" w:rsidRDefault="009F1B9C" w:rsidP="009F1B9C">
            <w:pPr>
              <w:pStyle w:val="TableParagraph"/>
              <w:spacing w:before="107"/>
              <w:ind w:left="164" w:right="178"/>
              <w:jc w:val="center"/>
              <w:rPr>
                <w:szCs w:val="20"/>
              </w:rPr>
            </w:pPr>
            <w:r w:rsidRPr="002341FB">
              <w:rPr>
                <w:szCs w:val="20"/>
              </w:rPr>
              <w:t>Caprio Mattia</w:t>
            </w:r>
          </w:p>
          <w:p w14:paraId="51FEE795" w14:textId="74AB4B2F" w:rsidR="009F1B9C" w:rsidRPr="002341FB" w:rsidRDefault="009F1B9C" w:rsidP="009F1B9C">
            <w:pPr>
              <w:pStyle w:val="TableParagraph"/>
              <w:spacing w:before="118"/>
              <w:ind w:left="164" w:right="178"/>
              <w:jc w:val="center"/>
              <w:rPr>
                <w:szCs w:val="20"/>
              </w:rPr>
            </w:pPr>
            <w:r w:rsidRPr="002341FB">
              <w:rPr>
                <w:szCs w:val="20"/>
              </w:rPr>
              <w:t>Pepe Sara</w:t>
            </w:r>
          </w:p>
        </w:tc>
      </w:tr>
      <w:tr w:rsidR="008945B6" w14:paraId="34844C3C" w14:textId="77777777">
        <w:trPr>
          <w:trHeight w:val="528"/>
        </w:trPr>
        <w:tc>
          <w:tcPr>
            <w:tcW w:w="2363" w:type="dxa"/>
            <w:tcBorders>
              <w:left w:val="nil"/>
            </w:tcBorders>
            <w:shd w:val="clear" w:color="auto" w:fill="365F91"/>
          </w:tcPr>
          <w:p w14:paraId="1CA8B8FF" w14:textId="7A30AA28" w:rsidR="008945B6" w:rsidRDefault="0050537A">
            <w:pPr>
              <w:pStyle w:val="TableParagraph"/>
              <w:spacing w:before="119"/>
              <w:ind w:left="511" w:right="508"/>
              <w:jc w:val="center"/>
              <w:rPr>
                <w:b/>
                <w:sz w:val="24"/>
              </w:rPr>
            </w:pPr>
            <w:r>
              <w:rPr>
                <w:b/>
                <w:color w:val="FFFFFF"/>
                <w:sz w:val="24"/>
              </w:rPr>
              <w:t>1</w:t>
            </w:r>
            <w:r w:rsidR="009F1B9C">
              <w:rPr>
                <w:b/>
                <w:color w:val="FFFFFF"/>
                <w:sz w:val="24"/>
              </w:rPr>
              <w:t>8</w:t>
            </w:r>
            <w:r>
              <w:rPr>
                <w:b/>
                <w:color w:val="FFFFFF"/>
                <w:sz w:val="24"/>
              </w:rPr>
              <w:t>/12/20</w:t>
            </w:r>
            <w:r w:rsidR="00937F6C">
              <w:rPr>
                <w:b/>
                <w:color w:val="FFFFFF"/>
                <w:sz w:val="24"/>
              </w:rPr>
              <w:t>20</w:t>
            </w:r>
          </w:p>
        </w:tc>
        <w:tc>
          <w:tcPr>
            <w:tcW w:w="1460" w:type="dxa"/>
            <w:shd w:val="clear" w:color="auto" w:fill="B8CCE3"/>
          </w:tcPr>
          <w:p w14:paraId="0FCDDEF7" w14:textId="77777777" w:rsidR="008945B6" w:rsidRPr="002341FB" w:rsidRDefault="0050537A">
            <w:pPr>
              <w:pStyle w:val="TableParagraph"/>
              <w:spacing w:before="119"/>
              <w:ind w:left="109" w:right="115"/>
              <w:jc w:val="center"/>
              <w:rPr>
                <w:szCs w:val="20"/>
              </w:rPr>
            </w:pPr>
            <w:r w:rsidRPr="002341FB">
              <w:rPr>
                <w:szCs w:val="20"/>
              </w:rPr>
              <w:t>0.3</w:t>
            </w:r>
          </w:p>
        </w:tc>
        <w:tc>
          <w:tcPr>
            <w:tcW w:w="3271" w:type="dxa"/>
            <w:shd w:val="clear" w:color="auto" w:fill="B8CCE3"/>
          </w:tcPr>
          <w:p w14:paraId="67EF526A" w14:textId="3258C026" w:rsidR="008945B6" w:rsidRPr="002341FB" w:rsidRDefault="009F1B9C">
            <w:pPr>
              <w:pStyle w:val="TableParagraph"/>
              <w:spacing w:before="119"/>
              <w:ind w:left="110" w:right="120"/>
              <w:jc w:val="center"/>
              <w:rPr>
                <w:szCs w:val="20"/>
              </w:rPr>
            </w:pPr>
            <w:r w:rsidRPr="002341FB">
              <w:rPr>
                <w:szCs w:val="20"/>
              </w:rPr>
              <w:t>Aggiunta capitolo 4</w:t>
            </w:r>
          </w:p>
        </w:tc>
        <w:tc>
          <w:tcPr>
            <w:tcW w:w="2358" w:type="dxa"/>
            <w:tcBorders>
              <w:right w:val="nil"/>
            </w:tcBorders>
            <w:shd w:val="clear" w:color="auto" w:fill="B8CCE3"/>
          </w:tcPr>
          <w:p w14:paraId="000CE6F8" w14:textId="77777777" w:rsidR="008945B6" w:rsidRPr="002341FB" w:rsidRDefault="009F1B9C">
            <w:pPr>
              <w:pStyle w:val="TableParagraph"/>
              <w:spacing w:before="119"/>
              <w:ind w:left="164" w:right="178"/>
              <w:jc w:val="center"/>
              <w:rPr>
                <w:szCs w:val="20"/>
              </w:rPr>
            </w:pPr>
            <w:r w:rsidRPr="002341FB">
              <w:rPr>
                <w:szCs w:val="20"/>
              </w:rPr>
              <w:t xml:space="preserve">Mori Mattia </w:t>
            </w:r>
          </w:p>
          <w:p w14:paraId="63399E8C" w14:textId="046E1910" w:rsidR="009F1B9C" w:rsidRPr="002341FB" w:rsidRDefault="009F1B9C">
            <w:pPr>
              <w:pStyle w:val="TableParagraph"/>
              <w:spacing w:before="119"/>
              <w:ind w:left="164" w:right="178"/>
              <w:jc w:val="center"/>
              <w:rPr>
                <w:szCs w:val="20"/>
              </w:rPr>
            </w:pPr>
            <w:r w:rsidRPr="002341FB">
              <w:rPr>
                <w:szCs w:val="20"/>
              </w:rPr>
              <w:t>Sarro Antonio</w:t>
            </w:r>
          </w:p>
        </w:tc>
      </w:tr>
      <w:tr w:rsidR="008945B6" w14:paraId="1D04E8E7" w14:textId="77777777">
        <w:trPr>
          <w:trHeight w:val="522"/>
        </w:trPr>
        <w:tc>
          <w:tcPr>
            <w:tcW w:w="2363" w:type="dxa"/>
            <w:tcBorders>
              <w:left w:val="nil"/>
            </w:tcBorders>
            <w:shd w:val="clear" w:color="auto" w:fill="365F91"/>
          </w:tcPr>
          <w:p w14:paraId="526D5870" w14:textId="1130F878" w:rsidR="008945B6" w:rsidRDefault="009F1B9C">
            <w:pPr>
              <w:pStyle w:val="TableParagraph"/>
              <w:spacing w:before="118"/>
              <w:ind w:left="511" w:right="508"/>
              <w:jc w:val="center"/>
              <w:rPr>
                <w:b/>
                <w:sz w:val="24"/>
              </w:rPr>
            </w:pPr>
            <w:r>
              <w:rPr>
                <w:b/>
                <w:color w:val="FFFFFF"/>
                <w:sz w:val="24"/>
              </w:rPr>
              <w:t>20</w:t>
            </w:r>
            <w:r w:rsidR="0050537A">
              <w:rPr>
                <w:b/>
                <w:color w:val="FFFFFF"/>
                <w:sz w:val="24"/>
              </w:rPr>
              <w:t>/12/20</w:t>
            </w:r>
            <w:r w:rsidR="00937F6C">
              <w:rPr>
                <w:b/>
                <w:color w:val="FFFFFF"/>
                <w:sz w:val="24"/>
              </w:rPr>
              <w:t>20</w:t>
            </w:r>
          </w:p>
        </w:tc>
        <w:tc>
          <w:tcPr>
            <w:tcW w:w="1460" w:type="dxa"/>
            <w:shd w:val="clear" w:color="auto" w:fill="DBE4F0"/>
          </w:tcPr>
          <w:p w14:paraId="47E694D5" w14:textId="77777777" w:rsidR="008945B6" w:rsidRPr="002341FB" w:rsidRDefault="0050537A">
            <w:pPr>
              <w:pStyle w:val="TableParagraph"/>
              <w:spacing w:before="118"/>
              <w:ind w:left="109" w:right="115"/>
              <w:jc w:val="center"/>
              <w:rPr>
                <w:szCs w:val="20"/>
              </w:rPr>
            </w:pPr>
            <w:r w:rsidRPr="002341FB">
              <w:rPr>
                <w:szCs w:val="20"/>
              </w:rPr>
              <w:t>0.4</w:t>
            </w:r>
          </w:p>
        </w:tc>
        <w:tc>
          <w:tcPr>
            <w:tcW w:w="3271" w:type="dxa"/>
            <w:shd w:val="clear" w:color="auto" w:fill="DBE4F0"/>
          </w:tcPr>
          <w:p w14:paraId="73E8888A" w14:textId="40621F46" w:rsidR="008945B6" w:rsidRPr="002341FB" w:rsidRDefault="009F1B9C">
            <w:pPr>
              <w:pStyle w:val="TableParagraph"/>
              <w:spacing w:before="118"/>
              <w:ind w:left="110" w:right="120"/>
              <w:jc w:val="center"/>
              <w:rPr>
                <w:szCs w:val="20"/>
              </w:rPr>
            </w:pPr>
            <w:r w:rsidRPr="002341FB">
              <w:rPr>
                <w:szCs w:val="20"/>
              </w:rPr>
              <w:t>Modifica capitolo 2</w:t>
            </w:r>
          </w:p>
        </w:tc>
        <w:tc>
          <w:tcPr>
            <w:tcW w:w="2358" w:type="dxa"/>
            <w:tcBorders>
              <w:right w:val="nil"/>
            </w:tcBorders>
            <w:shd w:val="clear" w:color="auto" w:fill="DBE4F0"/>
          </w:tcPr>
          <w:p w14:paraId="3ACB1C2E" w14:textId="47DF048D" w:rsidR="008945B6" w:rsidRPr="002341FB" w:rsidRDefault="009F1B9C">
            <w:pPr>
              <w:pStyle w:val="TableParagraph"/>
              <w:spacing w:before="118"/>
              <w:ind w:left="164" w:right="178"/>
              <w:jc w:val="center"/>
              <w:rPr>
                <w:szCs w:val="20"/>
              </w:rPr>
            </w:pPr>
            <w:r w:rsidRPr="002341FB">
              <w:rPr>
                <w:szCs w:val="20"/>
              </w:rPr>
              <w:t>Caprio Mattia</w:t>
            </w:r>
          </w:p>
        </w:tc>
      </w:tr>
      <w:tr w:rsidR="008945B6" w14:paraId="5734E599" w14:textId="77777777">
        <w:trPr>
          <w:trHeight w:val="522"/>
        </w:trPr>
        <w:tc>
          <w:tcPr>
            <w:tcW w:w="2363" w:type="dxa"/>
            <w:tcBorders>
              <w:left w:val="nil"/>
              <w:bottom w:val="single" w:sz="6" w:space="0" w:color="FFFFFF"/>
            </w:tcBorders>
            <w:shd w:val="clear" w:color="auto" w:fill="365F91"/>
          </w:tcPr>
          <w:p w14:paraId="6067B7BD" w14:textId="58B119A8" w:rsidR="008945B6" w:rsidRDefault="009F1B9C">
            <w:pPr>
              <w:pStyle w:val="TableParagraph"/>
              <w:spacing w:before="118"/>
              <w:ind w:left="511" w:right="508"/>
              <w:jc w:val="center"/>
              <w:rPr>
                <w:b/>
                <w:sz w:val="24"/>
              </w:rPr>
            </w:pPr>
            <w:r>
              <w:rPr>
                <w:b/>
                <w:color w:val="FFFFFF"/>
                <w:sz w:val="24"/>
              </w:rPr>
              <w:t>22</w:t>
            </w:r>
            <w:r w:rsidR="0050537A">
              <w:rPr>
                <w:b/>
                <w:color w:val="FFFFFF"/>
                <w:sz w:val="24"/>
              </w:rPr>
              <w:t>/12/20</w:t>
            </w:r>
            <w:r w:rsidR="00937F6C">
              <w:rPr>
                <w:b/>
                <w:color w:val="FFFFFF"/>
                <w:sz w:val="24"/>
              </w:rPr>
              <w:t>20</w:t>
            </w:r>
          </w:p>
        </w:tc>
        <w:tc>
          <w:tcPr>
            <w:tcW w:w="1460" w:type="dxa"/>
            <w:tcBorders>
              <w:bottom w:val="single" w:sz="6" w:space="0" w:color="FFFFFF"/>
            </w:tcBorders>
            <w:shd w:val="clear" w:color="auto" w:fill="B8CCE3"/>
          </w:tcPr>
          <w:p w14:paraId="0600B4FD" w14:textId="0240557B" w:rsidR="008945B6" w:rsidRPr="002341FB" w:rsidRDefault="0050537A">
            <w:pPr>
              <w:pStyle w:val="TableParagraph"/>
              <w:spacing w:before="118"/>
              <w:ind w:left="109" w:right="115"/>
              <w:jc w:val="center"/>
              <w:rPr>
                <w:szCs w:val="20"/>
              </w:rPr>
            </w:pPr>
            <w:del w:id="7" w:author="Mattia Caprio" w:date="2021-01-30T20:10:00Z">
              <w:r w:rsidRPr="002341FB" w:rsidDel="00CD0E68">
                <w:rPr>
                  <w:szCs w:val="20"/>
                </w:rPr>
                <w:delText>1.0</w:delText>
              </w:r>
            </w:del>
            <w:ins w:id="8" w:author="Mattia Caprio" w:date="2021-01-30T20:10:00Z">
              <w:r w:rsidR="00CD0E68">
                <w:rPr>
                  <w:szCs w:val="20"/>
                </w:rPr>
                <w:t>0.5</w:t>
              </w:r>
            </w:ins>
          </w:p>
        </w:tc>
        <w:tc>
          <w:tcPr>
            <w:tcW w:w="3271" w:type="dxa"/>
            <w:tcBorders>
              <w:bottom w:val="single" w:sz="6" w:space="0" w:color="FFFFFF"/>
            </w:tcBorders>
            <w:shd w:val="clear" w:color="auto" w:fill="B8CCE3"/>
          </w:tcPr>
          <w:p w14:paraId="642C13E4" w14:textId="7AE08056" w:rsidR="008945B6" w:rsidRPr="002341FB" w:rsidRDefault="009F1B9C">
            <w:pPr>
              <w:pStyle w:val="TableParagraph"/>
              <w:spacing w:before="118"/>
              <w:ind w:left="110" w:right="120"/>
              <w:jc w:val="center"/>
              <w:rPr>
                <w:szCs w:val="20"/>
              </w:rPr>
            </w:pPr>
            <w:r w:rsidRPr="002341FB">
              <w:rPr>
                <w:szCs w:val="20"/>
              </w:rPr>
              <w:t>Aggiunta capitolo 3</w:t>
            </w:r>
          </w:p>
        </w:tc>
        <w:tc>
          <w:tcPr>
            <w:tcW w:w="2358" w:type="dxa"/>
            <w:tcBorders>
              <w:bottom w:val="single" w:sz="6" w:space="0" w:color="FFFFFF"/>
              <w:right w:val="nil"/>
            </w:tcBorders>
            <w:shd w:val="clear" w:color="auto" w:fill="B8CCE3"/>
          </w:tcPr>
          <w:p w14:paraId="0A0404B2" w14:textId="40F92D20" w:rsidR="008945B6" w:rsidRPr="002341FB" w:rsidRDefault="009F1B9C">
            <w:pPr>
              <w:pStyle w:val="TableParagraph"/>
              <w:spacing w:before="118"/>
              <w:ind w:left="164" w:right="178"/>
              <w:jc w:val="center"/>
              <w:rPr>
                <w:szCs w:val="20"/>
              </w:rPr>
            </w:pPr>
            <w:r w:rsidRPr="002341FB">
              <w:rPr>
                <w:szCs w:val="20"/>
              </w:rPr>
              <w:t>Pepe Sara</w:t>
            </w:r>
          </w:p>
        </w:tc>
      </w:tr>
      <w:tr w:rsidR="00937F6C" w14:paraId="5C12646D" w14:textId="77777777">
        <w:trPr>
          <w:trHeight w:val="518"/>
        </w:trPr>
        <w:tc>
          <w:tcPr>
            <w:tcW w:w="2363" w:type="dxa"/>
            <w:tcBorders>
              <w:left w:val="nil"/>
            </w:tcBorders>
            <w:shd w:val="clear" w:color="auto" w:fill="365F91"/>
          </w:tcPr>
          <w:p w14:paraId="03D267FD" w14:textId="098C77F4" w:rsidR="00937F6C" w:rsidRDefault="00937F6C" w:rsidP="00937F6C">
            <w:pPr>
              <w:pStyle w:val="TableParagraph"/>
              <w:jc w:val="center"/>
              <w:rPr>
                <w:rFonts w:ascii="Times New Roman"/>
                <w:sz w:val="24"/>
              </w:rPr>
            </w:pPr>
            <w:r>
              <w:rPr>
                <w:b/>
                <w:color w:val="FFFFFF"/>
                <w:sz w:val="24"/>
              </w:rPr>
              <w:t>28/01/2021</w:t>
            </w:r>
          </w:p>
        </w:tc>
        <w:tc>
          <w:tcPr>
            <w:tcW w:w="1460" w:type="dxa"/>
            <w:shd w:val="clear" w:color="auto" w:fill="DBE4F0"/>
          </w:tcPr>
          <w:p w14:paraId="39EC0AEF" w14:textId="791BF3CC" w:rsidR="00937F6C" w:rsidRPr="002341FB" w:rsidRDefault="00937F6C" w:rsidP="00937F6C">
            <w:pPr>
              <w:pStyle w:val="TableParagraph"/>
              <w:jc w:val="center"/>
              <w:rPr>
                <w:rFonts w:ascii="Times New Roman"/>
                <w:szCs w:val="20"/>
              </w:rPr>
            </w:pPr>
            <w:r w:rsidRPr="002341FB">
              <w:rPr>
                <w:szCs w:val="20"/>
              </w:rPr>
              <w:t>0.</w:t>
            </w:r>
            <w:ins w:id="9" w:author="Mattia Caprio" w:date="2021-01-30T20:10:00Z">
              <w:r w:rsidR="00CD0E68">
                <w:rPr>
                  <w:szCs w:val="20"/>
                </w:rPr>
                <w:t>6</w:t>
              </w:r>
            </w:ins>
            <w:del w:id="10" w:author="Mattia Caprio" w:date="2021-01-30T20:10:00Z">
              <w:r w:rsidRPr="002341FB" w:rsidDel="00CD0E68">
                <w:rPr>
                  <w:szCs w:val="20"/>
                </w:rPr>
                <w:delText>5</w:delText>
              </w:r>
            </w:del>
          </w:p>
        </w:tc>
        <w:tc>
          <w:tcPr>
            <w:tcW w:w="3271" w:type="dxa"/>
            <w:shd w:val="clear" w:color="auto" w:fill="DBE4F0"/>
          </w:tcPr>
          <w:p w14:paraId="2F6C4B3E" w14:textId="621DAC45" w:rsidR="00937F6C" w:rsidRPr="002341FB" w:rsidRDefault="00937F6C" w:rsidP="00937F6C">
            <w:pPr>
              <w:pStyle w:val="TableParagraph"/>
              <w:jc w:val="center"/>
              <w:rPr>
                <w:rFonts w:ascii="Times New Roman"/>
                <w:szCs w:val="20"/>
              </w:rPr>
            </w:pPr>
            <w:r w:rsidRPr="002341FB">
              <w:rPr>
                <w:szCs w:val="20"/>
              </w:rPr>
              <w:t>Modifica capitolo 2</w:t>
            </w:r>
          </w:p>
        </w:tc>
        <w:tc>
          <w:tcPr>
            <w:tcW w:w="2358" w:type="dxa"/>
            <w:tcBorders>
              <w:right w:val="nil"/>
            </w:tcBorders>
            <w:shd w:val="clear" w:color="auto" w:fill="DBE4F0"/>
          </w:tcPr>
          <w:p w14:paraId="688F49E2" w14:textId="533F9A67" w:rsidR="00937F6C" w:rsidRPr="002341FB" w:rsidRDefault="00937F6C" w:rsidP="00937F6C">
            <w:pPr>
              <w:pStyle w:val="TableParagraph"/>
              <w:jc w:val="center"/>
              <w:rPr>
                <w:rFonts w:ascii="Times New Roman"/>
                <w:szCs w:val="20"/>
              </w:rPr>
            </w:pPr>
            <w:r w:rsidRPr="002341FB">
              <w:rPr>
                <w:szCs w:val="20"/>
              </w:rPr>
              <w:t>Pepe Sara</w:t>
            </w:r>
          </w:p>
        </w:tc>
      </w:tr>
      <w:tr w:rsidR="00937F6C" w14:paraId="265117D0" w14:textId="77777777">
        <w:trPr>
          <w:trHeight w:val="527"/>
        </w:trPr>
        <w:tc>
          <w:tcPr>
            <w:tcW w:w="2363" w:type="dxa"/>
            <w:tcBorders>
              <w:left w:val="nil"/>
            </w:tcBorders>
            <w:shd w:val="clear" w:color="auto" w:fill="365F91"/>
          </w:tcPr>
          <w:p w14:paraId="48A39711" w14:textId="54A6DBA8" w:rsidR="00937F6C" w:rsidRDefault="00937F6C" w:rsidP="00937F6C">
            <w:pPr>
              <w:pStyle w:val="TableParagraph"/>
              <w:jc w:val="center"/>
              <w:rPr>
                <w:rFonts w:ascii="Times New Roman"/>
                <w:sz w:val="24"/>
              </w:rPr>
            </w:pPr>
            <w:r>
              <w:rPr>
                <w:b/>
                <w:color w:val="FFFFFF"/>
                <w:sz w:val="24"/>
              </w:rPr>
              <w:t>29/01/2021</w:t>
            </w:r>
          </w:p>
        </w:tc>
        <w:tc>
          <w:tcPr>
            <w:tcW w:w="1460" w:type="dxa"/>
            <w:shd w:val="clear" w:color="auto" w:fill="B8CCE3"/>
          </w:tcPr>
          <w:p w14:paraId="46E74F7A" w14:textId="4064C815" w:rsidR="00937F6C" w:rsidRPr="002341FB" w:rsidRDefault="00937F6C" w:rsidP="00937F6C">
            <w:pPr>
              <w:pStyle w:val="TableParagraph"/>
              <w:jc w:val="center"/>
              <w:rPr>
                <w:rFonts w:ascii="Times New Roman"/>
                <w:szCs w:val="20"/>
              </w:rPr>
            </w:pPr>
            <w:r w:rsidRPr="002341FB">
              <w:rPr>
                <w:szCs w:val="20"/>
              </w:rPr>
              <w:t>0.</w:t>
            </w:r>
            <w:ins w:id="11" w:author="Mattia Caprio" w:date="2021-01-30T20:10:00Z">
              <w:r w:rsidR="00CD0E68">
                <w:rPr>
                  <w:szCs w:val="20"/>
                </w:rPr>
                <w:t>7</w:t>
              </w:r>
            </w:ins>
            <w:del w:id="12" w:author="Mattia Caprio" w:date="2021-01-30T20:10:00Z">
              <w:r w:rsidRPr="002341FB" w:rsidDel="00CD0E68">
                <w:rPr>
                  <w:szCs w:val="20"/>
                </w:rPr>
                <w:delText>6</w:delText>
              </w:r>
            </w:del>
          </w:p>
        </w:tc>
        <w:tc>
          <w:tcPr>
            <w:tcW w:w="3271" w:type="dxa"/>
            <w:shd w:val="clear" w:color="auto" w:fill="B8CCE3"/>
          </w:tcPr>
          <w:p w14:paraId="32E0CF2B" w14:textId="0D67370A" w:rsidR="00937F6C" w:rsidRPr="002341FB" w:rsidRDefault="00937F6C" w:rsidP="00937F6C">
            <w:pPr>
              <w:pStyle w:val="TableParagraph"/>
              <w:jc w:val="center"/>
              <w:rPr>
                <w:rFonts w:ascii="Times New Roman"/>
                <w:szCs w:val="20"/>
              </w:rPr>
            </w:pPr>
            <w:r w:rsidRPr="002341FB">
              <w:rPr>
                <w:szCs w:val="20"/>
              </w:rPr>
              <w:t>Modifica capitolo 4</w:t>
            </w:r>
          </w:p>
        </w:tc>
        <w:tc>
          <w:tcPr>
            <w:tcW w:w="2358" w:type="dxa"/>
            <w:tcBorders>
              <w:right w:val="nil"/>
            </w:tcBorders>
            <w:shd w:val="clear" w:color="auto" w:fill="B8CCE3"/>
          </w:tcPr>
          <w:p w14:paraId="757861E9" w14:textId="4FB90531" w:rsidR="00937F6C" w:rsidRPr="002341FB" w:rsidRDefault="00937F6C" w:rsidP="00937F6C">
            <w:pPr>
              <w:pStyle w:val="TableParagraph"/>
              <w:jc w:val="center"/>
              <w:rPr>
                <w:rFonts w:ascii="Times New Roman"/>
                <w:szCs w:val="20"/>
              </w:rPr>
            </w:pPr>
            <w:r w:rsidRPr="002341FB">
              <w:rPr>
                <w:szCs w:val="20"/>
              </w:rPr>
              <w:t>Iodice Michele Attilio</w:t>
            </w:r>
          </w:p>
        </w:tc>
      </w:tr>
      <w:tr w:rsidR="00CD0E68" w14:paraId="6151929E" w14:textId="77777777">
        <w:trPr>
          <w:trHeight w:val="527"/>
          <w:ins w:id="13" w:author="Mattia Caprio" w:date="2021-01-30T20:10:00Z"/>
        </w:trPr>
        <w:tc>
          <w:tcPr>
            <w:tcW w:w="2363" w:type="dxa"/>
            <w:tcBorders>
              <w:left w:val="nil"/>
            </w:tcBorders>
            <w:shd w:val="clear" w:color="auto" w:fill="365F91"/>
          </w:tcPr>
          <w:p w14:paraId="5241C185" w14:textId="29C7A134" w:rsidR="00CD0E68" w:rsidRDefault="00CD0E68" w:rsidP="00937F6C">
            <w:pPr>
              <w:pStyle w:val="TableParagraph"/>
              <w:jc w:val="center"/>
              <w:rPr>
                <w:ins w:id="14" w:author="Mattia Caprio" w:date="2021-01-30T20:10:00Z"/>
                <w:b/>
                <w:color w:val="FFFFFF"/>
                <w:sz w:val="24"/>
              </w:rPr>
            </w:pPr>
            <w:ins w:id="15" w:author="Mattia Caprio" w:date="2021-01-30T20:10:00Z">
              <w:r>
                <w:rPr>
                  <w:b/>
                  <w:color w:val="FFFFFF"/>
                  <w:sz w:val="24"/>
                </w:rPr>
                <w:t>30/01/2021</w:t>
              </w:r>
            </w:ins>
          </w:p>
        </w:tc>
        <w:tc>
          <w:tcPr>
            <w:tcW w:w="1460" w:type="dxa"/>
            <w:shd w:val="clear" w:color="auto" w:fill="B8CCE3"/>
          </w:tcPr>
          <w:p w14:paraId="3FA9E41B" w14:textId="6F2A3E2B" w:rsidR="00CD0E68" w:rsidRPr="002341FB" w:rsidRDefault="00CD0E68" w:rsidP="00937F6C">
            <w:pPr>
              <w:pStyle w:val="TableParagraph"/>
              <w:jc w:val="center"/>
              <w:rPr>
                <w:ins w:id="16" w:author="Mattia Caprio" w:date="2021-01-30T20:10:00Z"/>
                <w:szCs w:val="20"/>
              </w:rPr>
            </w:pPr>
            <w:ins w:id="17" w:author="Mattia Caprio" w:date="2021-01-30T20:10:00Z">
              <w:r>
                <w:rPr>
                  <w:szCs w:val="20"/>
                </w:rPr>
                <w:t>0.</w:t>
              </w:r>
            </w:ins>
            <w:ins w:id="18" w:author="Mattia Caprio" w:date="2021-01-30T20:11:00Z">
              <w:r>
                <w:rPr>
                  <w:szCs w:val="20"/>
                </w:rPr>
                <w:t>8</w:t>
              </w:r>
            </w:ins>
          </w:p>
        </w:tc>
        <w:tc>
          <w:tcPr>
            <w:tcW w:w="3271" w:type="dxa"/>
            <w:shd w:val="clear" w:color="auto" w:fill="B8CCE3"/>
          </w:tcPr>
          <w:p w14:paraId="73A0C303" w14:textId="1A154193" w:rsidR="00CD0E68" w:rsidRPr="002341FB" w:rsidRDefault="00CD0E68" w:rsidP="00937F6C">
            <w:pPr>
              <w:pStyle w:val="TableParagraph"/>
              <w:jc w:val="center"/>
              <w:rPr>
                <w:ins w:id="19" w:author="Mattia Caprio" w:date="2021-01-30T20:10:00Z"/>
                <w:szCs w:val="20"/>
              </w:rPr>
            </w:pPr>
            <w:ins w:id="20" w:author="Mattia Caprio" w:date="2021-01-30T20:11:00Z">
              <w:r>
                <w:rPr>
                  <w:szCs w:val="20"/>
                </w:rPr>
                <w:t>Revisione completa</w:t>
              </w:r>
            </w:ins>
          </w:p>
        </w:tc>
        <w:tc>
          <w:tcPr>
            <w:tcW w:w="2358" w:type="dxa"/>
            <w:tcBorders>
              <w:right w:val="nil"/>
            </w:tcBorders>
            <w:shd w:val="clear" w:color="auto" w:fill="B8CCE3"/>
          </w:tcPr>
          <w:p w14:paraId="796636CF" w14:textId="6D7621BF" w:rsidR="00CD0E68" w:rsidRPr="002341FB" w:rsidRDefault="00CD0E68" w:rsidP="00937F6C">
            <w:pPr>
              <w:pStyle w:val="TableParagraph"/>
              <w:jc w:val="center"/>
              <w:rPr>
                <w:ins w:id="21" w:author="Mattia Caprio" w:date="2021-01-30T20:10:00Z"/>
                <w:szCs w:val="20"/>
              </w:rPr>
            </w:pPr>
            <w:ins w:id="22" w:author="Mattia Caprio" w:date="2021-01-30T20:11:00Z">
              <w:r>
                <w:rPr>
                  <w:szCs w:val="20"/>
                </w:rPr>
                <w:t>Caprio Mattia</w:t>
              </w:r>
            </w:ins>
          </w:p>
        </w:tc>
      </w:tr>
    </w:tbl>
    <w:p w14:paraId="7F006F41" w14:textId="77777777" w:rsidR="008945B6" w:rsidRDefault="008945B6">
      <w:pPr>
        <w:rPr>
          <w:rFonts w:ascii="Times New Roman"/>
          <w:sz w:val="24"/>
        </w:rPr>
        <w:sectPr w:rsidR="008945B6">
          <w:pgSz w:w="11910" w:h="16840"/>
          <w:pgMar w:top="1660" w:right="1020" w:bottom="880" w:left="1020" w:header="708" w:footer="694" w:gutter="0"/>
          <w:cols w:space="720"/>
        </w:sectPr>
      </w:pPr>
    </w:p>
    <w:p w14:paraId="4EB90799" w14:textId="77777777" w:rsidR="008945B6" w:rsidRDefault="008945B6">
      <w:pPr>
        <w:pStyle w:val="Corpotesto"/>
        <w:spacing w:before="9"/>
        <w:rPr>
          <w:sz w:val="9"/>
        </w:rPr>
      </w:pPr>
    </w:p>
    <w:p w14:paraId="2B656382" w14:textId="77777777" w:rsidR="008945B6" w:rsidRPr="002341FB" w:rsidRDefault="0050537A">
      <w:pPr>
        <w:spacing w:before="98"/>
        <w:ind w:left="113"/>
        <w:rPr>
          <w:rFonts w:ascii="Century Gothic" w:hAnsi="Century Gothic"/>
          <w:sz w:val="36"/>
          <w:szCs w:val="20"/>
        </w:rPr>
      </w:pPr>
      <w:bookmarkStart w:id="23" w:name="Sommario"/>
      <w:bookmarkEnd w:id="23"/>
      <w:r w:rsidRPr="002341FB">
        <w:rPr>
          <w:rFonts w:ascii="Century Gothic" w:hAnsi="Century Gothic"/>
          <w:color w:val="365F91"/>
          <w:sz w:val="36"/>
          <w:szCs w:val="20"/>
          <w:u w:val="single" w:color="365F91"/>
        </w:rPr>
        <w:t>Sommario</w:t>
      </w:r>
    </w:p>
    <w:sdt>
      <w:sdtPr>
        <w:rPr>
          <w:rFonts w:ascii="Century Gothic" w:hAnsi="Century Gothic"/>
          <w:sz w:val="22"/>
          <w:szCs w:val="22"/>
        </w:rPr>
        <w:id w:val="-1797990887"/>
        <w:docPartObj>
          <w:docPartGallery w:val="Table of Contents"/>
          <w:docPartUnique/>
        </w:docPartObj>
      </w:sdtPr>
      <w:sdtEndPr>
        <w:rPr>
          <w:rFonts w:ascii="Garamond" w:hAnsi="Garamond"/>
        </w:rPr>
      </w:sdtEndPr>
      <w:sdtContent>
        <w:p w14:paraId="6BA72D6B" w14:textId="77777777" w:rsidR="008945B6" w:rsidRPr="00CD0E68" w:rsidRDefault="0050537A">
          <w:pPr>
            <w:pStyle w:val="Sommario1"/>
            <w:numPr>
              <w:ilvl w:val="0"/>
              <w:numId w:val="4"/>
            </w:numPr>
            <w:tabs>
              <w:tab w:val="left" w:pos="339"/>
              <w:tab w:val="right" w:leader="dot" w:pos="9747"/>
            </w:tabs>
            <w:rPr>
              <w:rFonts w:ascii="Century Gothic" w:hAnsi="Century Gothic"/>
              <w:sz w:val="22"/>
              <w:szCs w:val="22"/>
              <w:rPrChange w:id="24" w:author="Mattia Caprio" w:date="2021-01-30T20:11:00Z">
                <w:rPr/>
              </w:rPrChange>
            </w:rPr>
          </w:pPr>
          <w:r w:rsidRPr="00CD0E68">
            <w:rPr>
              <w:rFonts w:ascii="Century Gothic" w:hAnsi="Century Gothic"/>
              <w:sz w:val="22"/>
              <w:szCs w:val="22"/>
              <w:rPrChange w:id="25" w:author="Mattia Caprio" w:date="2021-01-30T20:11:00Z">
                <w:rPr/>
              </w:rPrChange>
            </w:rPr>
            <w:fldChar w:fldCharType="begin"/>
          </w:r>
          <w:r w:rsidRPr="00CD0E68">
            <w:rPr>
              <w:rFonts w:ascii="Century Gothic" w:hAnsi="Century Gothic"/>
              <w:sz w:val="22"/>
              <w:szCs w:val="22"/>
              <w:rPrChange w:id="26" w:author="Mattia Caprio" w:date="2021-01-30T20:11:00Z">
                <w:rPr/>
              </w:rPrChange>
            </w:rPr>
            <w:instrText xml:space="preserve">TOC \o "1-3" \h \z \u </w:instrText>
          </w:r>
          <w:r w:rsidRPr="00CD0E68">
            <w:rPr>
              <w:rFonts w:ascii="Century Gothic" w:hAnsi="Century Gothic"/>
              <w:sz w:val="22"/>
              <w:szCs w:val="22"/>
              <w:rPrChange w:id="27" w:author="Mattia Caprio" w:date="2021-01-30T20:11:00Z">
                <w:rPr>
                  <w:sz w:val="22"/>
                  <w:szCs w:val="22"/>
                </w:rPr>
              </w:rPrChange>
            </w:rPr>
            <w:fldChar w:fldCharType="separate"/>
          </w:r>
          <w:r w:rsidR="00140930" w:rsidRPr="00CD0E68">
            <w:rPr>
              <w:rFonts w:ascii="Century Gothic" w:hAnsi="Century Gothic"/>
              <w:sz w:val="22"/>
              <w:szCs w:val="22"/>
              <w:rPrChange w:id="28" w:author="Mattia Caprio" w:date="2021-01-30T20:11:00Z">
                <w:rPr/>
              </w:rPrChange>
            </w:rPr>
            <w:fldChar w:fldCharType="begin"/>
          </w:r>
          <w:r w:rsidR="00140930" w:rsidRPr="00CD0E68">
            <w:rPr>
              <w:rFonts w:ascii="Century Gothic" w:hAnsi="Century Gothic"/>
              <w:sz w:val="22"/>
              <w:szCs w:val="22"/>
              <w:rPrChange w:id="29" w:author="Mattia Caprio" w:date="2021-01-30T20:11:00Z">
                <w:rPr/>
              </w:rPrChange>
            </w:rPr>
            <w:instrText xml:space="preserve"> HYPERLINK \l "_bookmark0" </w:instrText>
          </w:r>
          <w:r w:rsidR="00140930" w:rsidRPr="00CD0E68">
            <w:rPr>
              <w:rFonts w:ascii="Century Gothic" w:hAnsi="Century Gothic"/>
              <w:sz w:val="22"/>
              <w:szCs w:val="22"/>
              <w:rPrChange w:id="30" w:author="Mattia Caprio" w:date="2021-01-30T20:11:00Z">
                <w:rPr/>
              </w:rPrChange>
            </w:rPr>
            <w:fldChar w:fldCharType="separate"/>
          </w:r>
          <w:r w:rsidRPr="00CD0E68">
            <w:rPr>
              <w:rFonts w:ascii="Century Gothic" w:hAnsi="Century Gothic"/>
              <w:sz w:val="22"/>
              <w:szCs w:val="22"/>
              <w:rPrChange w:id="31" w:author="Mattia Caprio" w:date="2021-01-30T20:11:00Z">
                <w:rPr/>
              </w:rPrChange>
            </w:rPr>
            <w:t>Introduzione</w:t>
          </w:r>
          <w:r w:rsidRPr="00CD0E68">
            <w:rPr>
              <w:rFonts w:ascii="Century Gothic" w:hAnsi="Century Gothic"/>
              <w:sz w:val="22"/>
              <w:szCs w:val="22"/>
              <w:rPrChange w:id="32" w:author="Mattia Caprio" w:date="2021-01-30T20:11:00Z">
                <w:rPr/>
              </w:rPrChange>
            </w:rPr>
            <w:tab/>
            <w:t>4</w:t>
          </w:r>
          <w:r w:rsidR="00140930" w:rsidRPr="00CD0E68">
            <w:rPr>
              <w:rFonts w:ascii="Century Gothic" w:hAnsi="Century Gothic"/>
              <w:sz w:val="22"/>
              <w:szCs w:val="22"/>
              <w:rPrChange w:id="33" w:author="Mattia Caprio" w:date="2021-01-30T20:11:00Z">
                <w:rPr/>
              </w:rPrChange>
            </w:rPr>
            <w:fldChar w:fldCharType="end"/>
          </w:r>
        </w:p>
        <w:p w14:paraId="07864EBF" w14:textId="77777777" w:rsidR="008945B6" w:rsidRPr="00CD0E68" w:rsidRDefault="00140930">
          <w:pPr>
            <w:pStyle w:val="Sommario2"/>
            <w:numPr>
              <w:ilvl w:val="1"/>
              <w:numId w:val="4"/>
            </w:numPr>
            <w:tabs>
              <w:tab w:val="left" w:pos="690"/>
              <w:tab w:val="right" w:leader="dot" w:pos="9747"/>
            </w:tabs>
            <w:spacing w:before="123"/>
            <w:ind w:hanging="337"/>
            <w:rPr>
              <w:rFonts w:ascii="Century Gothic" w:hAnsi="Century Gothic"/>
              <w:sz w:val="22"/>
              <w:szCs w:val="22"/>
              <w:rPrChange w:id="34" w:author="Mattia Caprio" w:date="2021-01-30T20:11:00Z">
                <w:rPr/>
              </w:rPrChange>
            </w:rPr>
          </w:pPr>
          <w:r w:rsidRPr="00CD0E68">
            <w:rPr>
              <w:rFonts w:ascii="Century Gothic" w:hAnsi="Century Gothic"/>
              <w:sz w:val="22"/>
              <w:szCs w:val="22"/>
              <w:rPrChange w:id="35" w:author="Mattia Caprio" w:date="2021-01-30T20:11:00Z">
                <w:rPr/>
              </w:rPrChange>
            </w:rPr>
            <w:fldChar w:fldCharType="begin"/>
          </w:r>
          <w:r w:rsidRPr="00CD0E68">
            <w:rPr>
              <w:rFonts w:ascii="Century Gothic" w:hAnsi="Century Gothic"/>
              <w:sz w:val="22"/>
              <w:szCs w:val="22"/>
              <w:rPrChange w:id="36" w:author="Mattia Caprio" w:date="2021-01-30T20:11:00Z">
                <w:rPr/>
              </w:rPrChange>
            </w:rPr>
            <w:instrText xml:space="preserve"> HYPERLINK \l "_bookmark1" </w:instrText>
          </w:r>
          <w:r w:rsidRPr="00CD0E68">
            <w:rPr>
              <w:rFonts w:ascii="Century Gothic" w:hAnsi="Century Gothic"/>
              <w:sz w:val="22"/>
              <w:szCs w:val="22"/>
              <w:rPrChange w:id="37" w:author="Mattia Caprio" w:date="2021-01-30T20:11:00Z">
                <w:rPr/>
              </w:rPrChange>
            </w:rPr>
            <w:fldChar w:fldCharType="separate"/>
          </w:r>
          <w:r w:rsidR="0050537A" w:rsidRPr="00CD0E68">
            <w:rPr>
              <w:rFonts w:ascii="Century Gothic" w:hAnsi="Century Gothic"/>
              <w:sz w:val="22"/>
              <w:szCs w:val="22"/>
              <w:rPrChange w:id="38" w:author="Mattia Caprio" w:date="2021-01-30T20:11:00Z">
                <w:rPr/>
              </w:rPrChange>
            </w:rPr>
            <w:t>Object</w:t>
          </w:r>
          <w:r w:rsidR="0050537A" w:rsidRPr="00CD0E68">
            <w:rPr>
              <w:rFonts w:ascii="Century Gothic" w:hAnsi="Century Gothic"/>
              <w:spacing w:val="2"/>
              <w:sz w:val="22"/>
              <w:szCs w:val="22"/>
              <w:rPrChange w:id="39" w:author="Mattia Caprio" w:date="2021-01-30T20:11:00Z">
                <w:rPr>
                  <w:spacing w:val="2"/>
                </w:rPr>
              </w:rPrChange>
            </w:rPr>
            <w:t xml:space="preserve"> </w:t>
          </w:r>
          <w:r w:rsidR="0050537A" w:rsidRPr="00CD0E68">
            <w:rPr>
              <w:rFonts w:ascii="Century Gothic" w:hAnsi="Century Gothic"/>
              <w:sz w:val="22"/>
              <w:szCs w:val="22"/>
              <w:rPrChange w:id="40" w:author="Mattia Caprio" w:date="2021-01-30T20:11:00Z">
                <w:rPr/>
              </w:rPrChange>
            </w:rPr>
            <w:t>Design</w:t>
          </w:r>
          <w:r w:rsidR="0050537A" w:rsidRPr="00CD0E68">
            <w:rPr>
              <w:rFonts w:ascii="Century Gothic" w:hAnsi="Century Gothic"/>
              <w:spacing w:val="4"/>
              <w:sz w:val="22"/>
              <w:szCs w:val="22"/>
              <w:rPrChange w:id="41" w:author="Mattia Caprio" w:date="2021-01-30T20:11:00Z">
                <w:rPr>
                  <w:spacing w:val="4"/>
                </w:rPr>
              </w:rPrChange>
            </w:rPr>
            <w:t xml:space="preserve"> </w:t>
          </w:r>
          <w:r w:rsidR="0050537A" w:rsidRPr="00CD0E68">
            <w:rPr>
              <w:rFonts w:ascii="Century Gothic" w:hAnsi="Century Gothic"/>
              <w:sz w:val="22"/>
              <w:szCs w:val="22"/>
              <w:rPrChange w:id="42" w:author="Mattia Caprio" w:date="2021-01-30T20:11:00Z">
                <w:rPr/>
              </w:rPrChange>
            </w:rPr>
            <w:t>Trade-Off</w:t>
          </w:r>
          <w:r w:rsidR="0050537A" w:rsidRPr="00CD0E68">
            <w:rPr>
              <w:rFonts w:ascii="Century Gothic" w:hAnsi="Century Gothic"/>
              <w:sz w:val="22"/>
              <w:szCs w:val="22"/>
              <w:rPrChange w:id="43" w:author="Mattia Caprio" w:date="2021-01-30T20:11:00Z">
                <w:rPr/>
              </w:rPrChange>
            </w:rPr>
            <w:tab/>
            <w:t>4</w:t>
          </w:r>
          <w:r w:rsidRPr="00CD0E68">
            <w:rPr>
              <w:rFonts w:ascii="Century Gothic" w:hAnsi="Century Gothic"/>
              <w:sz w:val="22"/>
              <w:szCs w:val="22"/>
              <w:rPrChange w:id="44" w:author="Mattia Caprio" w:date="2021-01-30T20:11:00Z">
                <w:rPr/>
              </w:rPrChange>
            </w:rPr>
            <w:fldChar w:fldCharType="end"/>
          </w:r>
        </w:p>
        <w:p w14:paraId="4687A604" w14:textId="77777777" w:rsidR="008945B6" w:rsidRPr="00CD0E68" w:rsidRDefault="00140930">
          <w:pPr>
            <w:pStyle w:val="Sommario2"/>
            <w:numPr>
              <w:ilvl w:val="1"/>
              <w:numId w:val="4"/>
            </w:numPr>
            <w:tabs>
              <w:tab w:val="left" w:pos="690"/>
              <w:tab w:val="right" w:leader="dot" w:pos="9747"/>
            </w:tabs>
            <w:ind w:hanging="337"/>
            <w:rPr>
              <w:rFonts w:ascii="Century Gothic" w:hAnsi="Century Gothic"/>
              <w:sz w:val="22"/>
              <w:szCs w:val="22"/>
              <w:rPrChange w:id="45" w:author="Mattia Caprio" w:date="2021-01-30T20:11:00Z">
                <w:rPr/>
              </w:rPrChange>
            </w:rPr>
          </w:pPr>
          <w:r w:rsidRPr="00CD0E68">
            <w:rPr>
              <w:rFonts w:ascii="Century Gothic" w:hAnsi="Century Gothic"/>
              <w:sz w:val="22"/>
              <w:szCs w:val="22"/>
              <w:rPrChange w:id="46" w:author="Mattia Caprio" w:date="2021-01-30T20:11:00Z">
                <w:rPr/>
              </w:rPrChange>
            </w:rPr>
            <w:fldChar w:fldCharType="begin"/>
          </w:r>
          <w:r w:rsidRPr="00CD0E68">
            <w:rPr>
              <w:rFonts w:ascii="Century Gothic" w:hAnsi="Century Gothic"/>
              <w:sz w:val="22"/>
              <w:szCs w:val="22"/>
              <w:rPrChange w:id="47" w:author="Mattia Caprio" w:date="2021-01-30T20:11:00Z">
                <w:rPr/>
              </w:rPrChange>
            </w:rPr>
            <w:instrText xml:space="preserve"> HYPERLINK \l "_bookmark2" </w:instrText>
          </w:r>
          <w:r w:rsidRPr="00CD0E68">
            <w:rPr>
              <w:rFonts w:ascii="Century Gothic" w:hAnsi="Century Gothic"/>
              <w:sz w:val="22"/>
              <w:szCs w:val="22"/>
              <w:rPrChange w:id="48" w:author="Mattia Caprio" w:date="2021-01-30T20:11:00Z">
                <w:rPr/>
              </w:rPrChange>
            </w:rPr>
            <w:fldChar w:fldCharType="separate"/>
          </w:r>
          <w:r w:rsidR="0050537A" w:rsidRPr="00CD0E68">
            <w:rPr>
              <w:rFonts w:ascii="Century Gothic" w:hAnsi="Century Gothic"/>
              <w:sz w:val="22"/>
              <w:szCs w:val="22"/>
              <w:rPrChange w:id="49" w:author="Mattia Caprio" w:date="2021-01-30T20:11:00Z">
                <w:rPr/>
              </w:rPrChange>
            </w:rPr>
            <w:t>Componenti</w:t>
          </w:r>
          <w:r w:rsidR="0050537A" w:rsidRPr="00CD0E68">
            <w:rPr>
              <w:rFonts w:ascii="Century Gothic" w:hAnsi="Century Gothic"/>
              <w:spacing w:val="-6"/>
              <w:sz w:val="22"/>
              <w:szCs w:val="22"/>
              <w:rPrChange w:id="50" w:author="Mattia Caprio" w:date="2021-01-30T20:11:00Z">
                <w:rPr>
                  <w:spacing w:val="-6"/>
                </w:rPr>
              </w:rPrChange>
            </w:rPr>
            <w:t xml:space="preserve"> </w:t>
          </w:r>
          <w:r w:rsidR="0050537A" w:rsidRPr="00CD0E68">
            <w:rPr>
              <w:rFonts w:ascii="Century Gothic" w:hAnsi="Century Gothic"/>
              <w:sz w:val="22"/>
              <w:szCs w:val="22"/>
              <w:rPrChange w:id="51" w:author="Mattia Caprio" w:date="2021-01-30T20:11:00Z">
                <w:rPr/>
              </w:rPrChange>
            </w:rPr>
            <w:t>Off-the-Shelf</w:t>
          </w:r>
          <w:r w:rsidR="0050537A" w:rsidRPr="00CD0E68">
            <w:rPr>
              <w:rFonts w:ascii="Century Gothic" w:hAnsi="Century Gothic"/>
              <w:sz w:val="22"/>
              <w:szCs w:val="22"/>
              <w:rPrChange w:id="52" w:author="Mattia Caprio" w:date="2021-01-30T20:11:00Z">
                <w:rPr/>
              </w:rPrChange>
            </w:rPr>
            <w:tab/>
            <w:t>5</w:t>
          </w:r>
          <w:r w:rsidRPr="00CD0E68">
            <w:rPr>
              <w:rFonts w:ascii="Century Gothic" w:hAnsi="Century Gothic"/>
              <w:sz w:val="22"/>
              <w:szCs w:val="22"/>
              <w:rPrChange w:id="53" w:author="Mattia Caprio" w:date="2021-01-30T20:11:00Z">
                <w:rPr/>
              </w:rPrChange>
            </w:rPr>
            <w:fldChar w:fldCharType="end"/>
          </w:r>
        </w:p>
        <w:p w14:paraId="5CF8BCDF" w14:textId="77777777" w:rsidR="008945B6" w:rsidRPr="00CD0E68" w:rsidRDefault="00140930">
          <w:pPr>
            <w:pStyle w:val="Sommario2"/>
            <w:numPr>
              <w:ilvl w:val="1"/>
              <w:numId w:val="4"/>
            </w:numPr>
            <w:tabs>
              <w:tab w:val="left" w:pos="690"/>
              <w:tab w:val="right" w:leader="dot" w:pos="9747"/>
            </w:tabs>
            <w:spacing w:before="124"/>
            <w:ind w:hanging="337"/>
            <w:rPr>
              <w:rFonts w:ascii="Century Gothic" w:hAnsi="Century Gothic"/>
              <w:sz w:val="22"/>
              <w:szCs w:val="22"/>
              <w:rPrChange w:id="54" w:author="Mattia Caprio" w:date="2021-01-30T20:11:00Z">
                <w:rPr/>
              </w:rPrChange>
            </w:rPr>
          </w:pPr>
          <w:r w:rsidRPr="00CD0E68">
            <w:rPr>
              <w:rFonts w:ascii="Century Gothic" w:hAnsi="Century Gothic"/>
              <w:sz w:val="22"/>
              <w:szCs w:val="22"/>
              <w:rPrChange w:id="55" w:author="Mattia Caprio" w:date="2021-01-30T20:11:00Z">
                <w:rPr/>
              </w:rPrChange>
            </w:rPr>
            <w:fldChar w:fldCharType="begin"/>
          </w:r>
          <w:r w:rsidRPr="00CD0E68">
            <w:rPr>
              <w:rFonts w:ascii="Century Gothic" w:hAnsi="Century Gothic"/>
              <w:sz w:val="22"/>
              <w:szCs w:val="22"/>
              <w:rPrChange w:id="56" w:author="Mattia Caprio" w:date="2021-01-30T20:11:00Z">
                <w:rPr/>
              </w:rPrChange>
            </w:rPr>
            <w:instrText xml:space="preserve"> HYPERLINK \l "_bookmark3" </w:instrText>
          </w:r>
          <w:r w:rsidRPr="00CD0E68">
            <w:rPr>
              <w:rFonts w:ascii="Century Gothic" w:hAnsi="Century Gothic"/>
              <w:sz w:val="22"/>
              <w:szCs w:val="22"/>
              <w:rPrChange w:id="57" w:author="Mattia Caprio" w:date="2021-01-30T20:11:00Z">
                <w:rPr/>
              </w:rPrChange>
            </w:rPr>
            <w:fldChar w:fldCharType="separate"/>
          </w:r>
          <w:r w:rsidR="0050537A" w:rsidRPr="00CD0E68">
            <w:rPr>
              <w:rFonts w:ascii="Century Gothic" w:hAnsi="Century Gothic"/>
              <w:sz w:val="22"/>
              <w:szCs w:val="22"/>
              <w:rPrChange w:id="58" w:author="Mattia Caprio" w:date="2021-01-30T20:11:00Z">
                <w:rPr/>
              </w:rPrChange>
            </w:rPr>
            <w:t>Design</w:t>
          </w:r>
          <w:r w:rsidR="0050537A" w:rsidRPr="00CD0E68">
            <w:rPr>
              <w:rFonts w:ascii="Century Gothic" w:hAnsi="Century Gothic"/>
              <w:spacing w:val="3"/>
              <w:sz w:val="22"/>
              <w:szCs w:val="22"/>
              <w:rPrChange w:id="59" w:author="Mattia Caprio" w:date="2021-01-30T20:11:00Z">
                <w:rPr>
                  <w:spacing w:val="3"/>
                </w:rPr>
              </w:rPrChange>
            </w:rPr>
            <w:t xml:space="preserve"> </w:t>
          </w:r>
          <w:r w:rsidR="0050537A" w:rsidRPr="00CD0E68">
            <w:rPr>
              <w:rFonts w:ascii="Century Gothic" w:hAnsi="Century Gothic"/>
              <w:sz w:val="22"/>
              <w:szCs w:val="22"/>
              <w:rPrChange w:id="60" w:author="Mattia Caprio" w:date="2021-01-30T20:11:00Z">
                <w:rPr/>
              </w:rPrChange>
            </w:rPr>
            <w:t>Pattern</w:t>
          </w:r>
          <w:r w:rsidR="0050537A" w:rsidRPr="00CD0E68">
            <w:rPr>
              <w:rFonts w:ascii="Century Gothic" w:hAnsi="Century Gothic"/>
              <w:sz w:val="22"/>
              <w:szCs w:val="22"/>
              <w:rPrChange w:id="61" w:author="Mattia Caprio" w:date="2021-01-30T20:11:00Z">
                <w:rPr/>
              </w:rPrChange>
            </w:rPr>
            <w:tab/>
            <w:t>5</w:t>
          </w:r>
          <w:r w:rsidRPr="00CD0E68">
            <w:rPr>
              <w:rFonts w:ascii="Century Gothic" w:hAnsi="Century Gothic"/>
              <w:sz w:val="22"/>
              <w:szCs w:val="22"/>
              <w:rPrChange w:id="62" w:author="Mattia Caprio" w:date="2021-01-30T20:11:00Z">
                <w:rPr/>
              </w:rPrChange>
            </w:rPr>
            <w:fldChar w:fldCharType="end"/>
          </w:r>
        </w:p>
        <w:p w14:paraId="4D72938C" w14:textId="68A44970" w:rsidR="008945B6" w:rsidRPr="00CD0E68" w:rsidRDefault="00140930">
          <w:pPr>
            <w:pStyle w:val="Sommario2"/>
            <w:numPr>
              <w:ilvl w:val="1"/>
              <w:numId w:val="4"/>
            </w:numPr>
            <w:tabs>
              <w:tab w:val="left" w:pos="690"/>
              <w:tab w:val="right" w:leader="dot" w:pos="9747"/>
            </w:tabs>
            <w:spacing w:before="123"/>
            <w:ind w:hanging="337"/>
            <w:rPr>
              <w:rFonts w:ascii="Century Gothic" w:hAnsi="Century Gothic"/>
              <w:sz w:val="22"/>
              <w:szCs w:val="22"/>
              <w:rPrChange w:id="63" w:author="Mattia Caprio" w:date="2021-01-30T20:11:00Z">
                <w:rPr/>
              </w:rPrChange>
            </w:rPr>
          </w:pPr>
          <w:r w:rsidRPr="00CD0E68">
            <w:rPr>
              <w:rFonts w:ascii="Century Gothic" w:hAnsi="Century Gothic"/>
              <w:sz w:val="22"/>
              <w:szCs w:val="22"/>
              <w:rPrChange w:id="64" w:author="Mattia Caprio" w:date="2021-01-30T20:11:00Z">
                <w:rPr/>
              </w:rPrChange>
            </w:rPr>
            <w:fldChar w:fldCharType="begin"/>
          </w:r>
          <w:r w:rsidRPr="00CD0E68">
            <w:rPr>
              <w:rFonts w:ascii="Century Gothic" w:hAnsi="Century Gothic"/>
              <w:sz w:val="22"/>
              <w:szCs w:val="22"/>
              <w:rPrChange w:id="65" w:author="Mattia Caprio" w:date="2021-01-30T20:11:00Z">
                <w:rPr/>
              </w:rPrChange>
            </w:rPr>
            <w:instrText xml:space="preserve"> HYPERLINK \l "_bookmark4" </w:instrText>
          </w:r>
          <w:r w:rsidRPr="00CD0E68">
            <w:rPr>
              <w:rFonts w:ascii="Century Gothic" w:hAnsi="Century Gothic"/>
              <w:sz w:val="22"/>
              <w:szCs w:val="22"/>
              <w:rPrChange w:id="66" w:author="Mattia Caprio" w:date="2021-01-30T20:11:00Z">
                <w:rPr/>
              </w:rPrChange>
            </w:rPr>
            <w:fldChar w:fldCharType="separate"/>
          </w:r>
          <w:r w:rsidR="0050537A" w:rsidRPr="00CD0E68">
            <w:rPr>
              <w:rFonts w:ascii="Century Gothic" w:hAnsi="Century Gothic"/>
              <w:sz w:val="22"/>
              <w:szCs w:val="22"/>
              <w:rPrChange w:id="67" w:author="Mattia Caprio" w:date="2021-01-30T20:11:00Z">
                <w:rPr/>
              </w:rPrChange>
            </w:rPr>
            <w:t>Linee guida per la documentazione</w:t>
          </w:r>
          <w:r w:rsidR="0050537A" w:rsidRPr="00CD0E68">
            <w:rPr>
              <w:rFonts w:ascii="Century Gothic" w:hAnsi="Century Gothic"/>
              <w:spacing w:val="9"/>
              <w:sz w:val="22"/>
              <w:szCs w:val="22"/>
              <w:rPrChange w:id="68" w:author="Mattia Caprio" w:date="2021-01-30T20:11:00Z">
                <w:rPr>
                  <w:spacing w:val="9"/>
                </w:rPr>
              </w:rPrChange>
            </w:rPr>
            <w:t xml:space="preserve"> </w:t>
          </w:r>
          <w:r w:rsidR="0050537A" w:rsidRPr="00CD0E68">
            <w:rPr>
              <w:rFonts w:ascii="Century Gothic" w:hAnsi="Century Gothic"/>
              <w:sz w:val="22"/>
              <w:szCs w:val="22"/>
              <w:rPrChange w:id="69" w:author="Mattia Caprio" w:date="2021-01-30T20:11:00Z">
                <w:rPr/>
              </w:rPrChange>
            </w:rPr>
            <w:t>delle</w:t>
          </w:r>
          <w:r w:rsidR="0050537A" w:rsidRPr="00CD0E68">
            <w:rPr>
              <w:rFonts w:ascii="Century Gothic" w:hAnsi="Century Gothic"/>
              <w:spacing w:val="3"/>
              <w:sz w:val="22"/>
              <w:szCs w:val="22"/>
              <w:rPrChange w:id="70" w:author="Mattia Caprio" w:date="2021-01-30T20:11:00Z">
                <w:rPr>
                  <w:spacing w:val="3"/>
                </w:rPr>
              </w:rPrChange>
            </w:rPr>
            <w:t xml:space="preserve"> </w:t>
          </w:r>
          <w:r w:rsidR="0050537A" w:rsidRPr="00CD0E68">
            <w:rPr>
              <w:rFonts w:ascii="Century Gothic" w:hAnsi="Century Gothic"/>
              <w:sz w:val="22"/>
              <w:szCs w:val="22"/>
              <w:rPrChange w:id="71" w:author="Mattia Caprio" w:date="2021-01-30T20:11:00Z">
                <w:rPr/>
              </w:rPrChange>
            </w:rPr>
            <w:t>interfacce</w:t>
          </w:r>
          <w:r w:rsidR="0050537A" w:rsidRPr="00CD0E68">
            <w:rPr>
              <w:rFonts w:ascii="Century Gothic" w:hAnsi="Century Gothic"/>
              <w:sz w:val="22"/>
              <w:szCs w:val="22"/>
              <w:rPrChange w:id="72" w:author="Mattia Caprio" w:date="2021-01-30T20:11:00Z">
                <w:rPr/>
              </w:rPrChange>
            </w:rPr>
            <w:tab/>
          </w:r>
          <w:r w:rsidR="000E4FC1" w:rsidRPr="00CD0E68">
            <w:rPr>
              <w:rFonts w:ascii="Century Gothic" w:hAnsi="Century Gothic"/>
              <w:sz w:val="22"/>
              <w:szCs w:val="22"/>
              <w:rPrChange w:id="73" w:author="Mattia Caprio" w:date="2021-01-30T20:11:00Z">
                <w:rPr/>
              </w:rPrChange>
            </w:rPr>
            <w:t>5</w:t>
          </w:r>
          <w:r w:rsidRPr="00CD0E68">
            <w:rPr>
              <w:rFonts w:ascii="Century Gothic" w:hAnsi="Century Gothic"/>
              <w:sz w:val="22"/>
              <w:szCs w:val="22"/>
              <w:rPrChange w:id="74" w:author="Mattia Caprio" w:date="2021-01-30T20:11:00Z">
                <w:rPr/>
              </w:rPrChange>
            </w:rPr>
            <w:fldChar w:fldCharType="end"/>
          </w:r>
        </w:p>
        <w:p w14:paraId="3F934836" w14:textId="35182D20" w:rsidR="008945B6" w:rsidRPr="00CD0E68" w:rsidRDefault="00140930">
          <w:pPr>
            <w:pStyle w:val="Sommario3"/>
            <w:numPr>
              <w:ilvl w:val="2"/>
              <w:numId w:val="4"/>
            </w:numPr>
            <w:tabs>
              <w:tab w:val="left" w:pos="1093"/>
              <w:tab w:val="right" w:leader="dot" w:pos="9747"/>
            </w:tabs>
            <w:ind w:hanging="500"/>
            <w:rPr>
              <w:rFonts w:ascii="Century Gothic" w:hAnsi="Century Gothic"/>
              <w:sz w:val="22"/>
              <w:szCs w:val="22"/>
              <w:rPrChange w:id="75" w:author="Mattia Caprio" w:date="2021-01-30T20:11:00Z">
                <w:rPr/>
              </w:rPrChange>
            </w:rPr>
          </w:pPr>
          <w:r w:rsidRPr="00CD0E68">
            <w:rPr>
              <w:rFonts w:ascii="Century Gothic" w:hAnsi="Century Gothic"/>
              <w:sz w:val="22"/>
              <w:szCs w:val="22"/>
              <w:rPrChange w:id="76" w:author="Mattia Caprio" w:date="2021-01-30T20:11:00Z">
                <w:rPr/>
              </w:rPrChange>
            </w:rPr>
            <w:fldChar w:fldCharType="begin"/>
          </w:r>
          <w:r w:rsidRPr="00CD0E68">
            <w:rPr>
              <w:rFonts w:ascii="Century Gothic" w:hAnsi="Century Gothic"/>
              <w:sz w:val="22"/>
              <w:szCs w:val="22"/>
              <w:rPrChange w:id="77" w:author="Mattia Caprio" w:date="2021-01-30T20:11:00Z">
                <w:rPr/>
              </w:rPrChange>
            </w:rPr>
            <w:instrText xml:space="preserve"> HYPERLINK \l "_bookmark5" </w:instrText>
          </w:r>
          <w:r w:rsidRPr="00CD0E68">
            <w:rPr>
              <w:rFonts w:ascii="Century Gothic" w:hAnsi="Century Gothic"/>
              <w:sz w:val="22"/>
              <w:szCs w:val="22"/>
              <w:rPrChange w:id="78" w:author="Mattia Caprio" w:date="2021-01-30T20:11:00Z">
                <w:rPr/>
              </w:rPrChange>
            </w:rPr>
            <w:fldChar w:fldCharType="separate"/>
          </w:r>
          <w:r w:rsidR="0050537A" w:rsidRPr="00CD0E68">
            <w:rPr>
              <w:rFonts w:ascii="Century Gothic" w:hAnsi="Century Gothic"/>
              <w:sz w:val="22"/>
              <w:szCs w:val="22"/>
              <w:rPrChange w:id="79" w:author="Mattia Caprio" w:date="2021-01-30T20:11:00Z">
                <w:rPr/>
              </w:rPrChange>
            </w:rPr>
            <w:t>Classi e</w:t>
          </w:r>
          <w:r w:rsidR="0050537A" w:rsidRPr="00CD0E68">
            <w:rPr>
              <w:rFonts w:ascii="Century Gothic" w:hAnsi="Century Gothic"/>
              <w:spacing w:val="2"/>
              <w:sz w:val="22"/>
              <w:szCs w:val="22"/>
              <w:rPrChange w:id="80" w:author="Mattia Caprio" w:date="2021-01-30T20:11:00Z">
                <w:rPr>
                  <w:spacing w:val="2"/>
                </w:rPr>
              </w:rPrChange>
            </w:rPr>
            <w:t xml:space="preserve"> </w:t>
          </w:r>
          <w:r w:rsidR="0050537A" w:rsidRPr="00CD0E68">
            <w:rPr>
              <w:rFonts w:ascii="Century Gothic" w:hAnsi="Century Gothic"/>
              <w:sz w:val="22"/>
              <w:szCs w:val="22"/>
              <w:rPrChange w:id="81" w:author="Mattia Caprio" w:date="2021-01-30T20:11:00Z">
                <w:rPr/>
              </w:rPrChange>
            </w:rPr>
            <w:t>Interfacce</w:t>
          </w:r>
          <w:r w:rsidR="0050537A" w:rsidRPr="00CD0E68">
            <w:rPr>
              <w:rFonts w:ascii="Century Gothic" w:hAnsi="Century Gothic"/>
              <w:spacing w:val="-2"/>
              <w:sz w:val="22"/>
              <w:szCs w:val="22"/>
              <w:rPrChange w:id="82" w:author="Mattia Caprio" w:date="2021-01-30T20:11:00Z">
                <w:rPr>
                  <w:spacing w:val="-2"/>
                </w:rPr>
              </w:rPrChange>
            </w:rPr>
            <w:t xml:space="preserve"> </w:t>
          </w:r>
          <w:r w:rsidR="0050537A" w:rsidRPr="00CD0E68">
            <w:rPr>
              <w:rFonts w:ascii="Century Gothic" w:hAnsi="Century Gothic"/>
              <w:sz w:val="22"/>
              <w:szCs w:val="22"/>
              <w:rPrChange w:id="83" w:author="Mattia Caprio" w:date="2021-01-30T20:11:00Z">
                <w:rPr/>
              </w:rPrChange>
            </w:rPr>
            <w:t>Java</w:t>
          </w:r>
          <w:r w:rsidR="0050537A" w:rsidRPr="00CD0E68">
            <w:rPr>
              <w:rFonts w:ascii="Century Gothic" w:hAnsi="Century Gothic"/>
              <w:sz w:val="22"/>
              <w:szCs w:val="22"/>
              <w:rPrChange w:id="84" w:author="Mattia Caprio" w:date="2021-01-30T20:11:00Z">
                <w:rPr/>
              </w:rPrChange>
            </w:rPr>
            <w:tab/>
          </w:r>
          <w:r w:rsidR="000E4FC1" w:rsidRPr="00CD0E68">
            <w:rPr>
              <w:rFonts w:ascii="Century Gothic" w:hAnsi="Century Gothic"/>
              <w:sz w:val="22"/>
              <w:szCs w:val="22"/>
              <w:rPrChange w:id="85" w:author="Mattia Caprio" w:date="2021-01-30T20:11:00Z">
                <w:rPr/>
              </w:rPrChange>
            </w:rPr>
            <w:t>5</w:t>
          </w:r>
          <w:r w:rsidRPr="00CD0E68">
            <w:rPr>
              <w:rFonts w:ascii="Century Gothic" w:hAnsi="Century Gothic"/>
              <w:sz w:val="22"/>
              <w:szCs w:val="22"/>
              <w:rPrChange w:id="86" w:author="Mattia Caprio" w:date="2021-01-30T20:11:00Z">
                <w:rPr/>
              </w:rPrChange>
            </w:rPr>
            <w:fldChar w:fldCharType="end"/>
          </w:r>
        </w:p>
        <w:p w14:paraId="10461E1B" w14:textId="2C92DD62" w:rsidR="008945B6" w:rsidRPr="00CD0E68" w:rsidRDefault="00140930">
          <w:pPr>
            <w:pStyle w:val="Sommario3"/>
            <w:numPr>
              <w:ilvl w:val="2"/>
              <w:numId w:val="4"/>
            </w:numPr>
            <w:tabs>
              <w:tab w:val="left" w:pos="1093"/>
              <w:tab w:val="right" w:leader="dot" w:pos="9747"/>
            </w:tabs>
            <w:spacing w:before="124"/>
            <w:ind w:hanging="500"/>
            <w:rPr>
              <w:rFonts w:ascii="Century Gothic" w:hAnsi="Century Gothic"/>
              <w:sz w:val="22"/>
              <w:szCs w:val="22"/>
              <w:rPrChange w:id="87" w:author="Mattia Caprio" w:date="2021-01-30T20:11:00Z">
                <w:rPr/>
              </w:rPrChange>
            </w:rPr>
          </w:pPr>
          <w:r w:rsidRPr="00CD0E68">
            <w:rPr>
              <w:rFonts w:ascii="Century Gothic" w:hAnsi="Century Gothic"/>
              <w:sz w:val="22"/>
              <w:szCs w:val="22"/>
              <w:rPrChange w:id="88" w:author="Mattia Caprio" w:date="2021-01-30T20:11:00Z">
                <w:rPr/>
              </w:rPrChange>
            </w:rPr>
            <w:fldChar w:fldCharType="begin"/>
          </w:r>
          <w:r w:rsidRPr="00CD0E68">
            <w:rPr>
              <w:rFonts w:ascii="Century Gothic" w:hAnsi="Century Gothic"/>
              <w:sz w:val="22"/>
              <w:szCs w:val="22"/>
              <w:rPrChange w:id="89" w:author="Mattia Caprio" w:date="2021-01-30T20:11:00Z">
                <w:rPr/>
              </w:rPrChange>
            </w:rPr>
            <w:instrText xml:space="preserve"> HYPERLINK \l "_bookmark6" </w:instrText>
          </w:r>
          <w:r w:rsidRPr="00CD0E68">
            <w:rPr>
              <w:rFonts w:ascii="Century Gothic" w:hAnsi="Century Gothic"/>
              <w:sz w:val="22"/>
              <w:szCs w:val="22"/>
              <w:rPrChange w:id="90" w:author="Mattia Caprio" w:date="2021-01-30T20:11:00Z">
                <w:rPr/>
              </w:rPrChange>
            </w:rPr>
            <w:fldChar w:fldCharType="separate"/>
          </w:r>
          <w:r w:rsidR="0050537A" w:rsidRPr="00CD0E68">
            <w:rPr>
              <w:rFonts w:ascii="Century Gothic" w:hAnsi="Century Gothic"/>
              <w:sz w:val="22"/>
              <w:szCs w:val="22"/>
              <w:rPrChange w:id="91" w:author="Mattia Caprio" w:date="2021-01-30T20:11:00Z">
                <w:rPr/>
              </w:rPrChange>
            </w:rPr>
            <w:t>Java Servlet</w:t>
          </w:r>
          <w:r w:rsidR="0050537A" w:rsidRPr="00CD0E68">
            <w:rPr>
              <w:rFonts w:ascii="Century Gothic" w:hAnsi="Century Gothic"/>
              <w:spacing w:val="3"/>
              <w:sz w:val="22"/>
              <w:szCs w:val="22"/>
              <w:rPrChange w:id="92" w:author="Mattia Caprio" w:date="2021-01-30T20:11:00Z">
                <w:rPr>
                  <w:spacing w:val="3"/>
                </w:rPr>
              </w:rPrChange>
            </w:rPr>
            <w:t xml:space="preserve"> </w:t>
          </w:r>
          <w:r w:rsidR="0050537A" w:rsidRPr="00CD0E68">
            <w:rPr>
              <w:rFonts w:ascii="Century Gothic" w:hAnsi="Century Gothic"/>
              <w:sz w:val="22"/>
              <w:szCs w:val="22"/>
              <w:rPrChange w:id="93" w:author="Mattia Caprio" w:date="2021-01-30T20:11:00Z">
                <w:rPr/>
              </w:rPrChange>
            </w:rPr>
            <w:t>Pages</w:t>
          </w:r>
          <w:r w:rsidR="0050537A" w:rsidRPr="00CD0E68">
            <w:rPr>
              <w:rFonts w:ascii="Century Gothic" w:hAnsi="Century Gothic"/>
              <w:spacing w:val="1"/>
              <w:sz w:val="22"/>
              <w:szCs w:val="22"/>
              <w:rPrChange w:id="94" w:author="Mattia Caprio" w:date="2021-01-30T20:11:00Z">
                <w:rPr>
                  <w:spacing w:val="1"/>
                </w:rPr>
              </w:rPrChange>
            </w:rPr>
            <w:t xml:space="preserve"> </w:t>
          </w:r>
          <w:r w:rsidR="0050537A" w:rsidRPr="00CD0E68">
            <w:rPr>
              <w:rFonts w:ascii="Century Gothic" w:hAnsi="Century Gothic"/>
              <w:sz w:val="22"/>
              <w:szCs w:val="22"/>
              <w:rPrChange w:id="95" w:author="Mattia Caprio" w:date="2021-01-30T20:11:00Z">
                <w:rPr/>
              </w:rPrChange>
            </w:rPr>
            <w:t>(JSP)</w:t>
          </w:r>
          <w:r w:rsidR="0050537A" w:rsidRPr="00CD0E68">
            <w:rPr>
              <w:rFonts w:ascii="Century Gothic" w:hAnsi="Century Gothic"/>
              <w:sz w:val="22"/>
              <w:szCs w:val="22"/>
              <w:rPrChange w:id="96" w:author="Mattia Caprio" w:date="2021-01-30T20:11:00Z">
                <w:rPr/>
              </w:rPrChange>
            </w:rPr>
            <w:tab/>
          </w:r>
          <w:r w:rsidR="000E4FC1" w:rsidRPr="00CD0E68">
            <w:rPr>
              <w:rFonts w:ascii="Century Gothic" w:hAnsi="Century Gothic"/>
              <w:sz w:val="22"/>
              <w:szCs w:val="22"/>
              <w:rPrChange w:id="97" w:author="Mattia Caprio" w:date="2021-01-30T20:11:00Z">
                <w:rPr/>
              </w:rPrChange>
            </w:rPr>
            <w:t>5</w:t>
          </w:r>
          <w:r w:rsidRPr="00CD0E68">
            <w:rPr>
              <w:rFonts w:ascii="Century Gothic" w:hAnsi="Century Gothic"/>
              <w:sz w:val="22"/>
              <w:szCs w:val="22"/>
              <w:rPrChange w:id="98" w:author="Mattia Caprio" w:date="2021-01-30T20:11:00Z">
                <w:rPr/>
              </w:rPrChange>
            </w:rPr>
            <w:fldChar w:fldCharType="end"/>
          </w:r>
        </w:p>
        <w:p w14:paraId="6CFDA728" w14:textId="77777777" w:rsidR="008945B6" w:rsidRPr="00CD0E68" w:rsidRDefault="00140930">
          <w:pPr>
            <w:pStyle w:val="Sommario3"/>
            <w:numPr>
              <w:ilvl w:val="2"/>
              <w:numId w:val="4"/>
            </w:numPr>
            <w:tabs>
              <w:tab w:val="left" w:pos="1093"/>
              <w:tab w:val="right" w:leader="dot" w:pos="9747"/>
            </w:tabs>
            <w:ind w:hanging="500"/>
            <w:rPr>
              <w:rFonts w:ascii="Century Gothic" w:hAnsi="Century Gothic"/>
              <w:sz w:val="22"/>
              <w:szCs w:val="22"/>
              <w:rPrChange w:id="99" w:author="Mattia Caprio" w:date="2021-01-30T20:11:00Z">
                <w:rPr/>
              </w:rPrChange>
            </w:rPr>
          </w:pPr>
          <w:r w:rsidRPr="00CD0E68">
            <w:rPr>
              <w:rFonts w:ascii="Century Gothic" w:hAnsi="Century Gothic"/>
              <w:sz w:val="22"/>
              <w:szCs w:val="22"/>
              <w:rPrChange w:id="100" w:author="Mattia Caprio" w:date="2021-01-30T20:11:00Z">
                <w:rPr/>
              </w:rPrChange>
            </w:rPr>
            <w:fldChar w:fldCharType="begin"/>
          </w:r>
          <w:r w:rsidRPr="00CD0E68">
            <w:rPr>
              <w:rFonts w:ascii="Century Gothic" w:hAnsi="Century Gothic"/>
              <w:sz w:val="22"/>
              <w:szCs w:val="22"/>
              <w:rPrChange w:id="101" w:author="Mattia Caprio" w:date="2021-01-30T20:11:00Z">
                <w:rPr/>
              </w:rPrChange>
            </w:rPr>
            <w:instrText xml:space="preserve"> HYPERLINK \l "_bookmark7" </w:instrText>
          </w:r>
          <w:r w:rsidRPr="00CD0E68">
            <w:rPr>
              <w:rFonts w:ascii="Century Gothic" w:hAnsi="Century Gothic"/>
              <w:sz w:val="22"/>
              <w:szCs w:val="22"/>
              <w:rPrChange w:id="102" w:author="Mattia Caprio" w:date="2021-01-30T20:11:00Z">
                <w:rPr/>
              </w:rPrChange>
            </w:rPr>
            <w:fldChar w:fldCharType="separate"/>
          </w:r>
          <w:r w:rsidR="0050537A" w:rsidRPr="00CD0E68">
            <w:rPr>
              <w:rFonts w:ascii="Century Gothic" w:hAnsi="Century Gothic"/>
              <w:sz w:val="22"/>
              <w:szCs w:val="22"/>
              <w:rPrChange w:id="103" w:author="Mattia Caprio" w:date="2021-01-30T20:11:00Z">
                <w:rPr/>
              </w:rPrChange>
            </w:rPr>
            <w:t>Pagine</w:t>
          </w:r>
          <w:r w:rsidR="0050537A" w:rsidRPr="00CD0E68">
            <w:rPr>
              <w:rFonts w:ascii="Century Gothic" w:hAnsi="Century Gothic"/>
              <w:spacing w:val="2"/>
              <w:sz w:val="22"/>
              <w:szCs w:val="22"/>
              <w:rPrChange w:id="104" w:author="Mattia Caprio" w:date="2021-01-30T20:11:00Z">
                <w:rPr>
                  <w:spacing w:val="2"/>
                </w:rPr>
              </w:rPrChange>
            </w:rPr>
            <w:t xml:space="preserve"> </w:t>
          </w:r>
          <w:r w:rsidR="0050537A" w:rsidRPr="00CD0E68">
            <w:rPr>
              <w:rFonts w:ascii="Century Gothic" w:hAnsi="Century Gothic"/>
              <w:sz w:val="22"/>
              <w:szCs w:val="22"/>
              <w:rPrChange w:id="105" w:author="Mattia Caprio" w:date="2021-01-30T20:11:00Z">
                <w:rPr/>
              </w:rPrChange>
            </w:rPr>
            <w:t>HTML</w:t>
          </w:r>
          <w:r w:rsidR="0050537A" w:rsidRPr="00CD0E68">
            <w:rPr>
              <w:rFonts w:ascii="Century Gothic" w:hAnsi="Century Gothic"/>
              <w:sz w:val="22"/>
              <w:szCs w:val="22"/>
              <w:rPrChange w:id="106" w:author="Mattia Caprio" w:date="2021-01-30T20:11:00Z">
                <w:rPr/>
              </w:rPrChange>
            </w:rPr>
            <w:tab/>
            <w:t>6</w:t>
          </w:r>
          <w:r w:rsidRPr="00CD0E68">
            <w:rPr>
              <w:rFonts w:ascii="Century Gothic" w:hAnsi="Century Gothic"/>
              <w:sz w:val="22"/>
              <w:szCs w:val="22"/>
              <w:rPrChange w:id="107" w:author="Mattia Caprio" w:date="2021-01-30T20:11:00Z">
                <w:rPr/>
              </w:rPrChange>
            </w:rPr>
            <w:fldChar w:fldCharType="end"/>
          </w:r>
        </w:p>
        <w:p w14:paraId="5A028FF5" w14:textId="77777777" w:rsidR="008945B6" w:rsidRPr="00CD0E68" w:rsidRDefault="00140930">
          <w:pPr>
            <w:pStyle w:val="Sommario3"/>
            <w:numPr>
              <w:ilvl w:val="2"/>
              <w:numId w:val="4"/>
            </w:numPr>
            <w:tabs>
              <w:tab w:val="left" w:pos="1093"/>
              <w:tab w:val="right" w:leader="dot" w:pos="9747"/>
            </w:tabs>
            <w:spacing w:before="123"/>
            <w:ind w:hanging="500"/>
            <w:rPr>
              <w:rFonts w:ascii="Century Gothic" w:hAnsi="Century Gothic"/>
              <w:sz w:val="22"/>
              <w:szCs w:val="22"/>
              <w:rPrChange w:id="108" w:author="Mattia Caprio" w:date="2021-01-30T20:11:00Z">
                <w:rPr/>
              </w:rPrChange>
            </w:rPr>
          </w:pPr>
          <w:r w:rsidRPr="00CD0E68">
            <w:rPr>
              <w:rFonts w:ascii="Century Gothic" w:hAnsi="Century Gothic"/>
              <w:sz w:val="22"/>
              <w:szCs w:val="22"/>
              <w:rPrChange w:id="109" w:author="Mattia Caprio" w:date="2021-01-30T20:11:00Z">
                <w:rPr/>
              </w:rPrChange>
            </w:rPr>
            <w:fldChar w:fldCharType="begin"/>
          </w:r>
          <w:r w:rsidRPr="00CD0E68">
            <w:rPr>
              <w:rFonts w:ascii="Century Gothic" w:hAnsi="Century Gothic"/>
              <w:sz w:val="22"/>
              <w:szCs w:val="22"/>
              <w:rPrChange w:id="110" w:author="Mattia Caprio" w:date="2021-01-30T20:11:00Z">
                <w:rPr/>
              </w:rPrChange>
            </w:rPr>
            <w:instrText xml:space="preserve"> HYPERLINK \l "_bookmark8" </w:instrText>
          </w:r>
          <w:r w:rsidRPr="00CD0E68">
            <w:rPr>
              <w:rFonts w:ascii="Century Gothic" w:hAnsi="Century Gothic"/>
              <w:sz w:val="22"/>
              <w:szCs w:val="22"/>
              <w:rPrChange w:id="111" w:author="Mattia Caprio" w:date="2021-01-30T20:11:00Z">
                <w:rPr/>
              </w:rPrChange>
            </w:rPr>
            <w:fldChar w:fldCharType="separate"/>
          </w:r>
          <w:r w:rsidR="0050537A" w:rsidRPr="00CD0E68">
            <w:rPr>
              <w:rFonts w:ascii="Century Gothic" w:hAnsi="Century Gothic"/>
              <w:sz w:val="22"/>
              <w:szCs w:val="22"/>
              <w:rPrChange w:id="112" w:author="Mattia Caprio" w:date="2021-01-30T20:11:00Z">
                <w:rPr/>
              </w:rPrChange>
            </w:rPr>
            <w:t>File</w:t>
          </w:r>
          <w:r w:rsidR="0050537A" w:rsidRPr="00CD0E68">
            <w:rPr>
              <w:rFonts w:ascii="Century Gothic" w:hAnsi="Century Gothic"/>
              <w:spacing w:val="2"/>
              <w:sz w:val="22"/>
              <w:szCs w:val="22"/>
              <w:rPrChange w:id="113" w:author="Mattia Caprio" w:date="2021-01-30T20:11:00Z">
                <w:rPr>
                  <w:spacing w:val="2"/>
                </w:rPr>
              </w:rPrChange>
            </w:rPr>
            <w:t xml:space="preserve"> </w:t>
          </w:r>
          <w:r w:rsidR="0050537A" w:rsidRPr="00CD0E68">
            <w:rPr>
              <w:rFonts w:ascii="Century Gothic" w:hAnsi="Century Gothic"/>
              <w:sz w:val="22"/>
              <w:szCs w:val="22"/>
              <w:rPrChange w:id="114" w:author="Mattia Caprio" w:date="2021-01-30T20:11:00Z">
                <w:rPr/>
              </w:rPrChange>
            </w:rPr>
            <w:t>JavaScript</w:t>
          </w:r>
          <w:r w:rsidR="0050537A" w:rsidRPr="00CD0E68">
            <w:rPr>
              <w:rFonts w:ascii="Century Gothic" w:hAnsi="Century Gothic"/>
              <w:sz w:val="22"/>
              <w:szCs w:val="22"/>
              <w:rPrChange w:id="115" w:author="Mattia Caprio" w:date="2021-01-30T20:11:00Z">
                <w:rPr/>
              </w:rPrChange>
            </w:rPr>
            <w:tab/>
            <w:t>6</w:t>
          </w:r>
          <w:r w:rsidRPr="00CD0E68">
            <w:rPr>
              <w:rFonts w:ascii="Century Gothic" w:hAnsi="Century Gothic"/>
              <w:sz w:val="22"/>
              <w:szCs w:val="22"/>
              <w:rPrChange w:id="116" w:author="Mattia Caprio" w:date="2021-01-30T20:11:00Z">
                <w:rPr/>
              </w:rPrChange>
            </w:rPr>
            <w:fldChar w:fldCharType="end"/>
          </w:r>
        </w:p>
        <w:p w14:paraId="19E432F8" w14:textId="3B8BEA5A" w:rsidR="008945B6" w:rsidRPr="00CD0E68" w:rsidRDefault="00140930">
          <w:pPr>
            <w:pStyle w:val="Sommario3"/>
            <w:numPr>
              <w:ilvl w:val="2"/>
              <w:numId w:val="4"/>
            </w:numPr>
            <w:tabs>
              <w:tab w:val="left" w:pos="1093"/>
              <w:tab w:val="right" w:leader="dot" w:pos="9747"/>
            </w:tabs>
            <w:spacing w:before="123"/>
            <w:ind w:hanging="500"/>
            <w:rPr>
              <w:rFonts w:ascii="Century Gothic" w:hAnsi="Century Gothic"/>
              <w:sz w:val="22"/>
              <w:szCs w:val="22"/>
              <w:rPrChange w:id="117" w:author="Mattia Caprio" w:date="2021-01-30T20:11:00Z">
                <w:rPr/>
              </w:rPrChange>
            </w:rPr>
          </w:pPr>
          <w:r w:rsidRPr="00CD0E68">
            <w:rPr>
              <w:rFonts w:ascii="Century Gothic" w:hAnsi="Century Gothic"/>
              <w:sz w:val="22"/>
              <w:szCs w:val="22"/>
              <w:rPrChange w:id="118" w:author="Mattia Caprio" w:date="2021-01-30T20:11:00Z">
                <w:rPr/>
              </w:rPrChange>
            </w:rPr>
            <w:fldChar w:fldCharType="begin"/>
          </w:r>
          <w:r w:rsidRPr="00CD0E68">
            <w:rPr>
              <w:rFonts w:ascii="Century Gothic" w:hAnsi="Century Gothic"/>
              <w:sz w:val="22"/>
              <w:szCs w:val="22"/>
              <w:rPrChange w:id="119" w:author="Mattia Caprio" w:date="2021-01-30T20:11:00Z">
                <w:rPr/>
              </w:rPrChange>
            </w:rPr>
            <w:instrText xml:space="preserve"> HYPERLINK \l "_bookmark10" </w:instrText>
          </w:r>
          <w:r w:rsidRPr="00CD0E68">
            <w:rPr>
              <w:rFonts w:ascii="Century Gothic" w:hAnsi="Century Gothic"/>
              <w:sz w:val="22"/>
              <w:szCs w:val="22"/>
              <w:rPrChange w:id="120" w:author="Mattia Caprio" w:date="2021-01-30T20:11:00Z">
                <w:rPr/>
              </w:rPrChange>
            </w:rPr>
            <w:fldChar w:fldCharType="separate"/>
          </w:r>
          <w:r w:rsidR="0050537A" w:rsidRPr="00CD0E68">
            <w:rPr>
              <w:rFonts w:ascii="Century Gothic" w:hAnsi="Century Gothic"/>
              <w:sz w:val="22"/>
              <w:szCs w:val="22"/>
              <w:rPrChange w:id="121" w:author="Mattia Caprio" w:date="2021-01-30T20:11:00Z">
                <w:rPr/>
              </w:rPrChange>
            </w:rPr>
            <w:t>Script</w:t>
          </w:r>
          <w:r w:rsidR="0050537A" w:rsidRPr="00CD0E68">
            <w:rPr>
              <w:rFonts w:ascii="Century Gothic" w:hAnsi="Century Gothic"/>
              <w:spacing w:val="3"/>
              <w:sz w:val="22"/>
              <w:szCs w:val="22"/>
              <w:rPrChange w:id="122" w:author="Mattia Caprio" w:date="2021-01-30T20:11:00Z">
                <w:rPr>
                  <w:spacing w:val="3"/>
                </w:rPr>
              </w:rPrChange>
            </w:rPr>
            <w:t xml:space="preserve"> </w:t>
          </w:r>
          <w:r w:rsidR="0050537A" w:rsidRPr="00CD0E68">
            <w:rPr>
              <w:rFonts w:ascii="Century Gothic" w:hAnsi="Century Gothic"/>
              <w:sz w:val="22"/>
              <w:szCs w:val="22"/>
              <w:rPrChange w:id="123" w:author="Mattia Caprio" w:date="2021-01-30T20:11:00Z">
                <w:rPr/>
              </w:rPrChange>
            </w:rPr>
            <w:t>SQL</w:t>
          </w:r>
          <w:r w:rsidR="0050537A" w:rsidRPr="00CD0E68">
            <w:rPr>
              <w:rFonts w:ascii="Century Gothic" w:hAnsi="Century Gothic"/>
              <w:sz w:val="22"/>
              <w:szCs w:val="22"/>
              <w:rPrChange w:id="124" w:author="Mattia Caprio" w:date="2021-01-30T20:11:00Z">
                <w:rPr/>
              </w:rPrChange>
            </w:rPr>
            <w:tab/>
          </w:r>
          <w:r w:rsidRPr="00CD0E68">
            <w:rPr>
              <w:rFonts w:ascii="Century Gothic" w:hAnsi="Century Gothic"/>
              <w:sz w:val="22"/>
              <w:szCs w:val="22"/>
              <w:rPrChange w:id="125" w:author="Mattia Caprio" w:date="2021-01-30T20:11:00Z">
                <w:rPr/>
              </w:rPrChange>
            </w:rPr>
            <w:fldChar w:fldCharType="end"/>
          </w:r>
          <w:r w:rsidR="000E4FC1" w:rsidRPr="00CD0E68">
            <w:rPr>
              <w:rFonts w:ascii="Century Gothic" w:hAnsi="Century Gothic"/>
              <w:sz w:val="22"/>
              <w:szCs w:val="22"/>
              <w:rPrChange w:id="126" w:author="Mattia Caprio" w:date="2021-01-30T20:11:00Z">
                <w:rPr/>
              </w:rPrChange>
            </w:rPr>
            <w:t>6</w:t>
          </w:r>
        </w:p>
        <w:p w14:paraId="62841069" w14:textId="6708FA57" w:rsidR="008945B6" w:rsidRPr="00CD0E68" w:rsidRDefault="00140930">
          <w:pPr>
            <w:pStyle w:val="Sommario2"/>
            <w:numPr>
              <w:ilvl w:val="1"/>
              <w:numId w:val="4"/>
            </w:numPr>
            <w:tabs>
              <w:tab w:val="left" w:pos="690"/>
              <w:tab w:val="right" w:leader="dot" w:pos="9747"/>
            </w:tabs>
            <w:ind w:hanging="337"/>
            <w:rPr>
              <w:rFonts w:ascii="Century Gothic" w:hAnsi="Century Gothic"/>
              <w:sz w:val="22"/>
              <w:szCs w:val="22"/>
              <w:rPrChange w:id="127" w:author="Mattia Caprio" w:date="2021-01-30T20:11:00Z">
                <w:rPr/>
              </w:rPrChange>
            </w:rPr>
          </w:pPr>
          <w:r w:rsidRPr="00CD0E68">
            <w:rPr>
              <w:rFonts w:ascii="Century Gothic" w:hAnsi="Century Gothic"/>
              <w:sz w:val="22"/>
              <w:szCs w:val="22"/>
              <w:rPrChange w:id="128" w:author="Mattia Caprio" w:date="2021-01-30T20:11:00Z">
                <w:rPr/>
              </w:rPrChange>
            </w:rPr>
            <w:fldChar w:fldCharType="begin"/>
          </w:r>
          <w:r w:rsidRPr="00CD0E68">
            <w:rPr>
              <w:rFonts w:ascii="Century Gothic" w:hAnsi="Century Gothic"/>
              <w:sz w:val="22"/>
              <w:szCs w:val="22"/>
              <w:rPrChange w:id="129" w:author="Mattia Caprio" w:date="2021-01-30T20:11:00Z">
                <w:rPr/>
              </w:rPrChange>
            </w:rPr>
            <w:instrText xml:space="preserve"> HYPERLINK \l "_bookmark11" </w:instrText>
          </w:r>
          <w:r w:rsidRPr="00CD0E68">
            <w:rPr>
              <w:rFonts w:ascii="Century Gothic" w:hAnsi="Century Gothic"/>
              <w:sz w:val="22"/>
              <w:szCs w:val="22"/>
              <w:rPrChange w:id="130" w:author="Mattia Caprio" w:date="2021-01-30T20:11:00Z">
                <w:rPr/>
              </w:rPrChange>
            </w:rPr>
            <w:fldChar w:fldCharType="separate"/>
          </w:r>
          <w:r w:rsidR="0050537A" w:rsidRPr="00CD0E68">
            <w:rPr>
              <w:rFonts w:ascii="Century Gothic" w:hAnsi="Century Gothic"/>
              <w:sz w:val="22"/>
              <w:szCs w:val="22"/>
              <w:rPrChange w:id="131" w:author="Mattia Caprio" w:date="2021-01-30T20:11:00Z">
                <w:rPr/>
              </w:rPrChange>
            </w:rPr>
            <w:t>Definizioni,</w:t>
          </w:r>
          <w:r w:rsidR="0050537A" w:rsidRPr="00CD0E68">
            <w:rPr>
              <w:rFonts w:ascii="Century Gothic" w:hAnsi="Century Gothic"/>
              <w:spacing w:val="1"/>
              <w:sz w:val="22"/>
              <w:szCs w:val="22"/>
              <w:rPrChange w:id="132" w:author="Mattia Caprio" w:date="2021-01-30T20:11:00Z">
                <w:rPr>
                  <w:spacing w:val="1"/>
                </w:rPr>
              </w:rPrChange>
            </w:rPr>
            <w:t xml:space="preserve"> </w:t>
          </w:r>
          <w:r w:rsidR="0050537A" w:rsidRPr="00CD0E68">
            <w:rPr>
              <w:rFonts w:ascii="Century Gothic" w:hAnsi="Century Gothic"/>
              <w:sz w:val="22"/>
              <w:szCs w:val="22"/>
              <w:rPrChange w:id="133" w:author="Mattia Caprio" w:date="2021-01-30T20:11:00Z">
                <w:rPr/>
              </w:rPrChange>
            </w:rPr>
            <w:t>acronimi,</w:t>
          </w:r>
          <w:r w:rsidR="0050537A" w:rsidRPr="00CD0E68">
            <w:rPr>
              <w:rFonts w:ascii="Century Gothic" w:hAnsi="Century Gothic"/>
              <w:spacing w:val="2"/>
              <w:sz w:val="22"/>
              <w:szCs w:val="22"/>
              <w:rPrChange w:id="134" w:author="Mattia Caprio" w:date="2021-01-30T20:11:00Z">
                <w:rPr>
                  <w:spacing w:val="2"/>
                </w:rPr>
              </w:rPrChange>
            </w:rPr>
            <w:t xml:space="preserve"> </w:t>
          </w:r>
          <w:r w:rsidR="0050537A" w:rsidRPr="00CD0E68">
            <w:rPr>
              <w:rFonts w:ascii="Century Gothic" w:hAnsi="Century Gothic"/>
              <w:sz w:val="22"/>
              <w:szCs w:val="22"/>
              <w:rPrChange w:id="135" w:author="Mattia Caprio" w:date="2021-01-30T20:11:00Z">
                <w:rPr/>
              </w:rPrChange>
            </w:rPr>
            <w:t>abbreviazioni</w:t>
          </w:r>
          <w:r w:rsidR="0050537A" w:rsidRPr="00CD0E68">
            <w:rPr>
              <w:rFonts w:ascii="Century Gothic" w:hAnsi="Century Gothic"/>
              <w:sz w:val="22"/>
              <w:szCs w:val="22"/>
              <w:rPrChange w:id="136" w:author="Mattia Caprio" w:date="2021-01-30T20:11:00Z">
                <w:rPr/>
              </w:rPrChange>
            </w:rPr>
            <w:tab/>
          </w:r>
          <w:r w:rsidRPr="00CD0E68">
            <w:rPr>
              <w:rFonts w:ascii="Century Gothic" w:hAnsi="Century Gothic"/>
              <w:sz w:val="22"/>
              <w:szCs w:val="22"/>
              <w:rPrChange w:id="137" w:author="Mattia Caprio" w:date="2021-01-30T20:11:00Z">
                <w:rPr/>
              </w:rPrChange>
            </w:rPr>
            <w:fldChar w:fldCharType="end"/>
          </w:r>
          <w:r w:rsidR="005E67A9" w:rsidRPr="00CD0E68">
            <w:rPr>
              <w:rFonts w:ascii="Century Gothic" w:hAnsi="Century Gothic"/>
              <w:sz w:val="22"/>
              <w:szCs w:val="22"/>
              <w:rPrChange w:id="138" w:author="Mattia Caprio" w:date="2021-01-30T20:11:00Z">
                <w:rPr/>
              </w:rPrChange>
            </w:rPr>
            <w:t>6</w:t>
          </w:r>
        </w:p>
        <w:p w14:paraId="7F766E72" w14:textId="59D83E93" w:rsidR="008945B6" w:rsidRPr="00CD0E68" w:rsidRDefault="00140930">
          <w:pPr>
            <w:pStyle w:val="Sommario2"/>
            <w:numPr>
              <w:ilvl w:val="1"/>
              <w:numId w:val="4"/>
            </w:numPr>
            <w:tabs>
              <w:tab w:val="left" w:pos="690"/>
              <w:tab w:val="right" w:leader="dot" w:pos="9747"/>
            </w:tabs>
            <w:spacing w:before="124"/>
            <w:ind w:hanging="337"/>
            <w:rPr>
              <w:rFonts w:ascii="Century Gothic" w:hAnsi="Century Gothic"/>
              <w:sz w:val="22"/>
              <w:szCs w:val="22"/>
              <w:rPrChange w:id="139" w:author="Mattia Caprio" w:date="2021-01-30T20:11:00Z">
                <w:rPr/>
              </w:rPrChange>
            </w:rPr>
          </w:pPr>
          <w:r w:rsidRPr="00CD0E68">
            <w:rPr>
              <w:rFonts w:ascii="Century Gothic" w:hAnsi="Century Gothic"/>
              <w:sz w:val="22"/>
              <w:szCs w:val="22"/>
              <w:rPrChange w:id="140" w:author="Mattia Caprio" w:date="2021-01-30T20:11:00Z">
                <w:rPr/>
              </w:rPrChange>
            </w:rPr>
            <w:fldChar w:fldCharType="begin"/>
          </w:r>
          <w:r w:rsidRPr="00CD0E68">
            <w:rPr>
              <w:rFonts w:ascii="Century Gothic" w:hAnsi="Century Gothic"/>
              <w:sz w:val="22"/>
              <w:szCs w:val="22"/>
              <w:rPrChange w:id="141" w:author="Mattia Caprio" w:date="2021-01-30T20:11:00Z">
                <w:rPr/>
              </w:rPrChange>
            </w:rPr>
            <w:instrText xml:space="preserve"> HYPERLINK \l "_bookmark12" </w:instrText>
          </w:r>
          <w:r w:rsidRPr="00CD0E68">
            <w:rPr>
              <w:rFonts w:ascii="Century Gothic" w:hAnsi="Century Gothic"/>
              <w:sz w:val="22"/>
              <w:szCs w:val="22"/>
              <w:rPrChange w:id="142" w:author="Mattia Caprio" w:date="2021-01-30T20:11:00Z">
                <w:rPr/>
              </w:rPrChange>
            </w:rPr>
            <w:fldChar w:fldCharType="separate"/>
          </w:r>
          <w:r w:rsidR="0050537A" w:rsidRPr="00CD0E68">
            <w:rPr>
              <w:rFonts w:ascii="Century Gothic" w:hAnsi="Century Gothic"/>
              <w:sz w:val="22"/>
              <w:szCs w:val="22"/>
              <w:rPrChange w:id="143" w:author="Mattia Caprio" w:date="2021-01-30T20:11:00Z">
                <w:rPr/>
              </w:rPrChange>
            </w:rPr>
            <w:t>Riferimenti</w:t>
          </w:r>
          <w:r w:rsidR="0050537A" w:rsidRPr="00CD0E68">
            <w:rPr>
              <w:rFonts w:ascii="Century Gothic" w:hAnsi="Century Gothic"/>
              <w:sz w:val="22"/>
              <w:szCs w:val="22"/>
              <w:rPrChange w:id="144" w:author="Mattia Caprio" w:date="2021-01-30T20:11:00Z">
                <w:rPr/>
              </w:rPrChange>
            </w:rPr>
            <w:tab/>
          </w:r>
          <w:r w:rsidRPr="00CD0E68">
            <w:rPr>
              <w:rFonts w:ascii="Century Gothic" w:hAnsi="Century Gothic"/>
              <w:sz w:val="22"/>
              <w:szCs w:val="22"/>
              <w:rPrChange w:id="145" w:author="Mattia Caprio" w:date="2021-01-30T20:11:00Z">
                <w:rPr/>
              </w:rPrChange>
            </w:rPr>
            <w:fldChar w:fldCharType="end"/>
          </w:r>
          <w:r w:rsidR="005E67A9" w:rsidRPr="00CD0E68">
            <w:rPr>
              <w:rFonts w:ascii="Century Gothic" w:hAnsi="Century Gothic"/>
              <w:sz w:val="22"/>
              <w:szCs w:val="22"/>
              <w:rPrChange w:id="146" w:author="Mattia Caprio" w:date="2021-01-30T20:11:00Z">
                <w:rPr/>
              </w:rPrChange>
            </w:rPr>
            <w:t>6</w:t>
          </w:r>
        </w:p>
        <w:p w14:paraId="7D78179A" w14:textId="15AB333A" w:rsidR="008945B6" w:rsidRPr="00CD0E68" w:rsidRDefault="00140930">
          <w:pPr>
            <w:pStyle w:val="Sommario1"/>
            <w:numPr>
              <w:ilvl w:val="0"/>
              <w:numId w:val="4"/>
            </w:numPr>
            <w:tabs>
              <w:tab w:val="left" w:pos="339"/>
              <w:tab w:val="right" w:leader="dot" w:pos="9747"/>
            </w:tabs>
            <w:spacing w:before="119"/>
            <w:rPr>
              <w:rFonts w:ascii="Century Gothic" w:hAnsi="Century Gothic"/>
              <w:sz w:val="22"/>
              <w:szCs w:val="22"/>
              <w:rPrChange w:id="147" w:author="Mattia Caprio" w:date="2021-01-30T20:11:00Z">
                <w:rPr/>
              </w:rPrChange>
            </w:rPr>
          </w:pPr>
          <w:r w:rsidRPr="00CD0E68">
            <w:rPr>
              <w:rFonts w:ascii="Century Gothic" w:hAnsi="Century Gothic"/>
              <w:sz w:val="22"/>
              <w:szCs w:val="22"/>
              <w:rPrChange w:id="148" w:author="Mattia Caprio" w:date="2021-01-30T20:11:00Z">
                <w:rPr/>
              </w:rPrChange>
            </w:rPr>
            <w:fldChar w:fldCharType="begin"/>
          </w:r>
          <w:r w:rsidRPr="00CD0E68">
            <w:rPr>
              <w:rFonts w:ascii="Century Gothic" w:hAnsi="Century Gothic"/>
              <w:sz w:val="22"/>
              <w:szCs w:val="22"/>
              <w:rPrChange w:id="149" w:author="Mattia Caprio" w:date="2021-01-30T20:11:00Z">
                <w:rPr/>
              </w:rPrChange>
            </w:rPr>
            <w:instrText xml:space="preserve"> HYPERLINK \l "_bookmark13" </w:instrText>
          </w:r>
          <w:r w:rsidRPr="00CD0E68">
            <w:rPr>
              <w:rFonts w:ascii="Century Gothic" w:hAnsi="Century Gothic"/>
              <w:sz w:val="22"/>
              <w:szCs w:val="22"/>
              <w:rPrChange w:id="150" w:author="Mattia Caprio" w:date="2021-01-30T20:11:00Z">
                <w:rPr/>
              </w:rPrChange>
            </w:rPr>
            <w:fldChar w:fldCharType="separate"/>
          </w:r>
          <w:r w:rsidR="0050537A" w:rsidRPr="00CD0E68">
            <w:rPr>
              <w:rFonts w:ascii="Century Gothic" w:hAnsi="Century Gothic"/>
              <w:sz w:val="22"/>
              <w:szCs w:val="22"/>
              <w:rPrChange w:id="151" w:author="Mattia Caprio" w:date="2021-01-30T20:11:00Z">
                <w:rPr/>
              </w:rPrChange>
            </w:rPr>
            <w:t>Packages</w:t>
          </w:r>
          <w:r w:rsidR="0050537A" w:rsidRPr="00CD0E68">
            <w:rPr>
              <w:rFonts w:ascii="Century Gothic" w:hAnsi="Century Gothic"/>
              <w:sz w:val="22"/>
              <w:szCs w:val="22"/>
              <w:rPrChange w:id="152" w:author="Mattia Caprio" w:date="2021-01-30T20:11:00Z">
                <w:rPr/>
              </w:rPrChange>
            </w:rPr>
            <w:tab/>
          </w:r>
          <w:r w:rsidRPr="00CD0E68">
            <w:rPr>
              <w:rFonts w:ascii="Century Gothic" w:hAnsi="Century Gothic"/>
              <w:sz w:val="22"/>
              <w:szCs w:val="22"/>
              <w:rPrChange w:id="153" w:author="Mattia Caprio" w:date="2021-01-30T20:11:00Z">
                <w:rPr/>
              </w:rPrChange>
            </w:rPr>
            <w:fldChar w:fldCharType="end"/>
          </w:r>
          <w:r w:rsidR="005E67A9" w:rsidRPr="00CD0E68">
            <w:rPr>
              <w:rFonts w:ascii="Century Gothic" w:hAnsi="Century Gothic"/>
              <w:sz w:val="22"/>
              <w:szCs w:val="22"/>
              <w:rPrChange w:id="154" w:author="Mattia Caprio" w:date="2021-01-30T20:11:00Z">
                <w:rPr/>
              </w:rPrChange>
            </w:rPr>
            <w:t>7</w:t>
          </w:r>
        </w:p>
        <w:p w14:paraId="492BF386" w14:textId="3A21A04D" w:rsidR="00015FD7" w:rsidRPr="00CD0E68" w:rsidRDefault="00140930" w:rsidP="00D7499C">
          <w:pPr>
            <w:pStyle w:val="Sommario1"/>
            <w:numPr>
              <w:ilvl w:val="0"/>
              <w:numId w:val="4"/>
            </w:numPr>
            <w:tabs>
              <w:tab w:val="left" w:pos="339"/>
              <w:tab w:val="right" w:leader="dot" w:pos="9740"/>
            </w:tabs>
            <w:spacing w:before="124"/>
            <w:rPr>
              <w:rFonts w:ascii="Century Gothic" w:hAnsi="Century Gothic"/>
              <w:sz w:val="22"/>
              <w:szCs w:val="22"/>
              <w:rPrChange w:id="155" w:author="Mattia Caprio" w:date="2021-01-30T20:11:00Z">
                <w:rPr/>
              </w:rPrChange>
            </w:rPr>
          </w:pPr>
          <w:r w:rsidRPr="00CD0E68">
            <w:rPr>
              <w:rFonts w:ascii="Century Gothic" w:hAnsi="Century Gothic"/>
              <w:sz w:val="22"/>
              <w:szCs w:val="22"/>
              <w:rPrChange w:id="156" w:author="Mattia Caprio" w:date="2021-01-30T20:11:00Z">
                <w:rPr/>
              </w:rPrChange>
            </w:rPr>
            <w:fldChar w:fldCharType="begin"/>
          </w:r>
          <w:r w:rsidRPr="00CD0E68">
            <w:rPr>
              <w:rFonts w:ascii="Century Gothic" w:hAnsi="Century Gothic"/>
              <w:sz w:val="22"/>
              <w:szCs w:val="22"/>
              <w:rPrChange w:id="157" w:author="Mattia Caprio" w:date="2021-01-30T20:11:00Z">
                <w:rPr/>
              </w:rPrChange>
            </w:rPr>
            <w:instrText xml:space="preserve"> HYPERLINK \l "_bookmark14" </w:instrText>
          </w:r>
          <w:r w:rsidRPr="00CD0E68">
            <w:rPr>
              <w:rFonts w:ascii="Century Gothic" w:hAnsi="Century Gothic"/>
              <w:sz w:val="22"/>
              <w:szCs w:val="22"/>
              <w:rPrChange w:id="158" w:author="Mattia Caprio" w:date="2021-01-30T20:11:00Z">
                <w:rPr>
                  <w:spacing w:val="-3"/>
                </w:rPr>
              </w:rPrChange>
            </w:rPr>
            <w:fldChar w:fldCharType="separate"/>
          </w:r>
          <w:r w:rsidR="0050537A" w:rsidRPr="00CD0E68">
            <w:rPr>
              <w:rFonts w:ascii="Century Gothic" w:hAnsi="Century Gothic"/>
              <w:sz w:val="22"/>
              <w:szCs w:val="22"/>
              <w:rPrChange w:id="159" w:author="Mattia Caprio" w:date="2021-01-30T20:11:00Z">
                <w:rPr/>
              </w:rPrChange>
            </w:rPr>
            <w:t>Interfacce</w:t>
          </w:r>
          <w:r w:rsidR="0050537A" w:rsidRPr="00CD0E68">
            <w:rPr>
              <w:rFonts w:ascii="Century Gothic" w:hAnsi="Century Gothic"/>
              <w:spacing w:val="2"/>
              <w:sz w:val="22"/>
              <w:szCs w:val="22"/>
              <w:rPrChange w:id="160" w:author="Mattia Caprio" w:date="2021-01-30T20:11:00Z">
                <w:rPr>
                  <w:spacing w:val="2"/>
                </w:rPr>
              </w:rPrChange>
            </w:rPr>
            <w:t xml:space="preserve"> </w:t>
          </w:r>
          <w:r w:rsidR="0050537A" w:rsidRPr="00CD0E68">
            <w:rPr>
              <w:rFonts w:ascii="Century Gothic" w:hAnsi="Century Gothic"/>
              <w:sz w:val="22"/>
              <w:szCs w:val="22"/>
              <w:rPrChange w:id="161" w:author="Mattia Caprio" w:date="2021-01-30T20:11:00Z">
                <w:rPr/>
              </w:rPrChange>
            </w:rPr>
            <w:t>delle</w:t>
          </w:r>
          <w:r w:rsidR="0050537A" w:rsidRPr="00CD0E68">
            <w:rPr>
              <w:rFonts w:ascii="Century Gothic" w:hAnsi="Century Gothic"/>
              <w:spacing w:val="3"/>
              <w:sz w:val="22"/>
              <w:szCs w:val="22"/>
              <w:rPrChange w:id="162" w:author="Mattia Caprio" w:date="2021-01-30T20:11:00Z">
                <w:rPr>
                  <w:spacing w:val="3"/>
                </w:rPr>
              </w:rPrChange>
            </w:rPr>
            <w:t xml:space="preserve"> </w:t>
          </w:r>
          <w:r w:rsidR="0050537A" w:rsidRPr="00CD0E68">
            <w:rPr>
              <w:rFonts w:ascii="Century Gothic" w:hAnsi="Century Gothic"/>
              <w:sz w:val="22"/>
              <w:szCs w:val="22"/>
              <w:rPrChange w:id="163" w:author="Mattia Caprio" w:date="2021-01-30T20:11:00Z">
                <w:rPr/>
              </w:rPrChange>
            </w:rPr>
            <w:t>Classi</w:t>
          </w:r>
          <w:r w:rsidR="0050537A" w:rsidRPr="00CD0E68">
            <w:rPr>
              <w:rFonts w:ascii="Century Gothic" w:hAnsi="Century Gothic"/>
              <w:sz w:val="22"/>
              <w:szCs w:val="22"/>
              <w:rPrChange w:id="164" w:author="Mattia Caprio" w:date="2021-01-30T20:11:00Z">
                <w:rPr/>
              </w:rPrChange>
            </w:rPr>
            <w:tab/>
          </w:r>
          <w:r w:rsidR="0050537A" w:rsidRPr="00CD0E68">
            <w:rPr>
              <w:rFonts w:ascii="Century Gothic" w:hAnsi="Century Gothic"/>
              <w:spacing w:val="-3"/>
              <w:sz w:val="22"/>
              <w:szCs w:val="22"/>
              <w:rPrChange w:id="165" w:author="Mattia Caprio" w:date="2021-01-30T20:11:00Z">
                <w:rPr>
                  <w:spacing w:val="-3"/>
                </w:rPr>
              </w:rPrChange>
            </w:rPr>
            <w:t>1</w:t>
          </w:r>
          <w:r w:rsidRPr="00CD0E68">
            <w:rPr>
              <w:rFonts w:ascii="Century Gothic" w:hAnsi="Century Gothic"/>
              <w:spacing w:val="-3"/>
              <w:sz w:val="22"/>
              <w:szCs w:val="22"/>
              <w:rPrChange w:id="166" w:author="Mattia Caprio" w:date="2021-01-30T20:11:00Z">
                <w:rPr>
                  <w:spacing w:val="-3"/>
                </w:rPr>
              </w:rPrChange>
            </w:rPr>
            <w:fldChar w:fldCharType="end"/>
          </w:r>
          <w:r w:rsidR="00015FD7" w:rsidRPr="00CD0E68">
            <w:rPr>
              <w:rFonts w:ascii="Century Gothic" w:hAnsi="Century Gothic"/>
              <w:spacing w:val="-3"/>
              <w:sz w:val="22"/>
              <w:szCs w:val="22"/>
              <w:rPrChange w:id="167" w:author="Mattia Caprio" w:date="2021-01-30T20:11:00Z">
                <w:rPr>
                  <w:spacing w:val="-3"/>
                </w:rPr>
              </w:rPrChange>
            </w:rPr>
            <w:t>1</w:t>
          </w:r>
        </w:p>
        <w:p w14:paraId="6B01000F" w14:textId="72770231" w:rsidR="00D7499C" w:rsidRPr="00CD0E68" w:rsidRDefault="00140930" w:rsidP="00D7499C">
          <w:pPr>
            <w:pStyle w:val="Sommario1"/>
            <w:numPr>
              <w:ilvl w:val="0"/>
              <w:numId w:val="4"/>
            </w:numPr>
            <w:tabs>
              <w:tab w:val="left" w:pos="339"/>
              <w:tab w:val="right" w:leader="dot" w:pos="9740"/>
            </w:tabs>
            <w:spacing w:before="124"/>
            <w:rPr>
              <w:rFonts w:ascii="Century Gothic" w:hAnsi="Century Gothic"/>
              <w:sz w:val="22"/>
              <w:szCs w:val="22"/>
              <w:rPrChange w:id="168" w:author="Mattia Caprio" w:date="2021-01-30T20:11:00Z">
                <w:rPr/>
              </w:rPrChange>
            </w:rPr>
          </w:pPr>
          <w:r w:rsidRPr="00CD0E68">
            <w:rPr>
              <w:rFonts w:ascii="Century Gothic" w:hAnsi="Century Gothic"/>
              <w:sz w:val="22"/>
              <w:szCs w:val="22"/>
              <w:rPrChange w:id="169" w:author="Mattia Caprio" w:date="2021-01-30T20:11:00Z">
                <w:rPr/>
              </w:rPrChange>
            </w:rPr>
            <w:fldChar w:fldCharType="begin"/>
          </w:r>
          <w:r w:rsidRPr="00CD0E68">
            <w:rPr>
              <w:rFonts w:ascii="Century Gothic" w:hAnsi="Century Gothic"/>
              <w:sz w:val="22"/>
              <w:szCs w:val="22"/>
              <w:rPrChange w:id="170" w:author="Mattia Caprio" w:date="2021-01-30T20:11:00Z">
                <w:rPr/>
              </w:rPrChange>
            </w:rPr>
            <w:instrText xml:space="preserve"> HYPERLINK \l "_bookmark14" </w:instrText>
          </w:r>
          <w:r w:rsidRPr="00CD0E68">
            <w:rPr>
              <w:rFonts w:ascii="Century Gothic" w:hAnsi="Century Gothic"/>
              <w:sz w:val="22"/>
              <w:szCs w:val="22"/>
              <w:rPrChange w:id="171" w:author="Mattia Caprio" w:date="2021-01-30T20:11:00Z">
                <w:rPr>
                  <w:spacing w:val="-3"/>
                </w:rPr>
              </w:rPrChange>
            </w:rPr>
            <w:fldChar w:fldCharType="separate"/>
          </w:r>
          <w:r w:rsidR="00D7499C" w:rsidRPr="00CD0E68">
            <w:rPr>
              <w:rFonts w:ascii="Century Gothic" w:hAnsi="Century Gothic"/>
              <w:sz w:val="22"/>
              <w:szCs w:val="22"/>
              <w:rPrChange w:id="172" w:author="Mattia Caprio" w:date="2021-01-30T20:11:00Z">
                <w:rPr/>
              </w:rPrChange>
            </w:rPr>
            <w:t>Class Diagram</w:t>
          </w:r>
          <w:r w:rsidR="00D7499C" w:rsidRPr="00CD0E68">
            <w:rPr>
              <w:rFonts w:ascii="Century Gothic" w:hAnsi="Century Gothic"/>
              <w:sz w:val="22"/>
              <w:szCs w:val="22"/>
              <w:rPrChange w:id="173" w:author="Mattia Caprio" w:date="2021-01-30T20:11:00Z">
                <w:rPr/>
              </w:rPrChange>
            </w:rPr>
            <w:tab/>
          </w:r>
          <w:r w:rsidR="00D7499C" w:rsidRPr="00CD0E68">
            <w:rPr>
              <w:rFonts w:ascii="Century Gothic" w:hAnsi="Century Gothic"/>
              <w:spacing w:val="-3"/>
              <w:sz w:val="22"/>
              <w:szCs w:val="22"/>
              <w:rPrChange w:id="174" w:author="Mattia Caprio" w:date="2021-01-30T20:11:00Z">
                <w:rPr>
                  <w:spacing w:val="-3"/>
                </w:rPr>
              </w:rPrChange>
            </w:rPr>
            <w:t>1</w:t>
          </w:r>
          <w:r w:rsidRPr="00CD0E68">
            <w:rPr>
              <w:rFonts w:ascii="Century Gothic" w:hAnsi="Century Gothic"/>
              <w:spacing w:val="-3"/>
              <w:sz w:val="22"/>
              <w:szCs w:val="22"/>
              <w:rPrChange w:id="175" w:author="Mattia Caprio" w:date="2021-01-30T20:11:00Z">
                <w:rPr>
                  <w:spacing w:val="-3"/>
                </w:rPr>
              </w:rPrChange>
            </w:rPr>
            <w:fldChar w:fldCharType="end"/>
          </w:r>
          <w:r w:rsidR="00D7499C" w:rsidRPr="00CD0E68">
            <w:rPr>
              <w:rFonts w:ascii="Century Gothic" w:hAnsi="Century Gothic"/>
              <w:spacing w:val="-3"/>
              <w:sz w:val="22"/>
              <w:szCs w:val="22"/>
              <w:rPrChange w:id="176" w:author="Mattia Caprio" w:date="2021-01-30T20:11:00Z">
                <w:rPr>
                  <w:spacing w:val="-3"/>
                </w:rPr>
              </w:rPrChange>
            </w:rPr>
            <w:t>6</w:t>
          </w:r>
        </w:p>
        <w:p w14:paraId="26906062" w14:textId="6AD3F825" w:rsidR="008945B6" w:rsidRPr="00CD0E68" w:rsidRDefault="00140930" w:rsidP="00D7499C">
          <w:pPr>
            <w:pStyle w:val="Sommario1"/>
            <w:numPr>
              <w:ilvl w:val="0"/>
              <w:numId w:val="4"/>
            </w:numPr>
            <w:tabs>
              <w:tab w:val="left" w:pos="339"/>
              <w:tab w:val="right" w:leader="dot" w:pos="9740"/>
            </w:tabs>
            <w:spacing w:before="124"/>
            <w:rPr>
              <w:rFonts w:ascii="Century Gothic" w:hAnsi="Century Gothic"/>
              <w:sz w:val="22"/>
              <w:szCs w:val="22"/>
              <w:rPrChange w:id="177" w:author="Mattia Caprio" w:date="2021-01-30T20:11:00Z">
                <w:rPr/>
              </w:rPrChange>
            </w:rPr>
          </w:pPr>
          <w:r w:rsidRPr="00CD0E68">
            <w:rPr>
              <w:rFonts w:ascii="Century Gothic" w:hAnsi="Century Gothic"/>
              <w:sz w:val="22"/>
              <w:szCs w:val="22"/>
              <w:rPrChange w:id="178" w:author="Mattia Caprio" w:date="2021-01-30T20:11:00Z">
                <w:rPr/>
              </w:rPrChange>
            </w:rPr>
            <w:fldChar w:fldCharType="begin"/>
          </w:r>
          <w:r w:rsidRPr="00CD0E68">
            <w:rPr>
              <w:rFonts w:ascii="Century Gothic" w:hAnsi="Century Gothic"/>
              <w:sz w:val="22"/>
              <w:szCs w:val="22"/>
              <w:rPrChange w:id="179" w:author="Mattia Caprio" w:date="2021-01-30T20:11:00Z">
                <w:rPr/>
              </w:rPrChange>
            </w:rPr>
            <w:instrText xml:space="preserve"> HYPERLINK \l "_bookmark14" </w:instrText>
          </w:r>
          <w:r w:rsidRPr="00CD0E68">
            <w:rPr>
              <w:rFonts w:ascii="Century Gothic" w:hAnsi="Century Gothic"/>
              <w:sz w:val="22"/>
              <w:szCs w:val="22"/>
              <w:rPrChange w:id="180" w:author="Mattia Caprio" w:date="2021-01-30T20:11:00Z">
                <w:rPr>
                  <w:spacing w:val="-3"/>
                </w:rPr>
              </w:rPrChange>
            </w:rPr>
            <w:fldChar w:fldCharType="separate"/>
          </w:r>
          <w:r w:rsidR="00D7499C" w:rsidRPr="00CD0E68">
            <w:rPr>
              <w:rFonts w:ascii="Century Gothic" w:hAnsi="Century Gothic"/>
              <w:sz w:val="22"/>
              <w:szCs w:val="22"/>
              <w:rPrChange w:id="181" w:author="Mattia Caprio" w:date="2021-01-30T20:11:00Z">
                <w:rPr/>
              </w:rPrChange>
            </w:rPr>
            <w:t>Glossario</w:t>
          </w:r>
          <w:r w:rsidR="00D7499C" w:rsidRPr="00CD0E68">
            <w:rPr>
              <w:rFonts w:ascii="Century Gothic" w:hAnsi="Century Gothic"/>
              <w:sz w:val="22"/>
              <w:szCs w:val="22"/>
              <w:rPrChange w:id="182" w:author="Mattia Caprio" w:date="2021-01-30T20:11:00Z">
                <w:rPr/>
              </w:rPrChange>
            </w:rPr>
            <w:tab/>
          </w:r>
          <w:r w:rsidR="00D7499C" w:rsidRPr="00CD0E68">
            <w:rPr>
              <w:rFonts w:ascii="Century Gothic" w:hAnsi="Century Gothic"/>
              <w:spacing w:val="-3"/>
              <w:sz w:val="22"/>
              <w:szCs w:val="22"/>
              <w:rPrChange w:id="183" w:author="Mattia Caprio" w:date="2021-01-30T20:11:00Z">
                <w:rPr>
                  <w:spacing w:val="-3"/>
                </w:rPr>
              </w:rPrChange>
            </w:rPr>
            <w:t>1</w:t>
          </w:r>
          <w:r w:rsidRPr="00CD0E68">
            <w:rPr>
              <w:rFonts w:ascii="Century Gothic" w:hAnsi="Century Gothic"/>
              <w:spacing w:val="-3"/>
              <w:sz w:val="22"/>
              <w:szCs w:val="22"/>
              <w:rPrChange w:id="184" w:author="Mattia Caprio" w:date="2021-01-30T20:11:00Z">
                <w:rPr>
                  <w:spacing w:val="-3"/>
                </w:rPr>
              </w:rPrChange>
            </w:rPr>
            <w:fldChar w:fldCharType="end"/>
          </w:r>
          <w:r w:rsidR="00D7499C" w:rsidRPr="00CD0E68">
            <w:rPr>
              <w:rFonts w:ascii="Century Gothic" w:hAnsi="Century Gothic"/>
              <w:spacing w:val="-3"/>
              <w:sz w:val="22"/>
              <w:szCs w:val="22"/>
              <w:rPrChange w:id="185" w:author="Mattia Caprio" w:date="2021-01-30T20:11:00Z">
                <w:rPr>
                  <w:spacing w:val="-3"/>
                </w:rPr>
              </w:rPrChange>
            </w:rPr>
            <w:t>7</w:t>
          </w:r>
        </w:p>
        <w:p w14:paraId="0BCE4FE5" w14:textId="77777777" w:rsidR="008945B6" w:rsidRDefault="0050537A">
          <w:r w:rsidRPr="00CD0E68">
            <w:rPr>
              <w:rFonts w:ascii="Century Gothic" w:hAnsi="Century Gothic"/>
              <w:rPrChange w:id="186" w:author="Mattia Caprio" w:date="2021-01-30T20:11:00Z">
                <w:rPr/>
              </w:rPrChange>
            </w:rPr>
            <w:fldChar w:fldCharType="end"/>
          </w:r>
        </w:p>
      </w:sdtContent>
    </w:sdt>
    <w:p w14:paraId="04DBC8D4" w14:textId="77777777" w:rsidR="008945B6" w:rsidRDefault="008945B6">
      <w:pPr>
        <w:sectPr w:rsidR="008945B6">
          <w:pgSz w:w="11910" w:h="16840"/>
          <w:pgMar w:top="1660" w:right="1020" w:bottom="880" w:left="1020" w:header="708" w:footer="694" w:gutter="0"/>
          <w:cols w:space="720"/>
        </w:sectPr>
      </w:pPr>
    </w:p>
    <w:p w14:paraId="7EB42F2C" w14:textId="77777777" w:rsidR="008945B6" w:rsidRPr="002341FB" w:rsidRDefault="0050537A">
      <w:pPr>
        <w:pStyle w:val="Titolo1"/>
        <w:numPr>
          <w:ilvl w:val="0"/>
          <w:numId w:val="3"/>
        </w:numPr>
        <w:tabs>
          <w:tab w:val="left" w:pos="488"/>
        </w:tabs>
        <w:spacing w:before="209"/>
        <w:jc w:val="both"/>
        <w:rPr>
          <w:rFonts w:ascii="Century Gothic" w:hAnsi="Century Gothic"/>
          <w:sz w:val="36"/>
          <w:szCs w:val="36"/>
          <w:u w:val="none"/>
        </w:rPr>
      </w:pPr>
      <w:bookmarkStart w:id="187" w:name="1._Introduzione"/>
      <w:bookmarkStart w:id="188" w:name="_bookmark0"/>
      <w:bookmarkEnd w:id="187"/>
      <w:bookmarkEnd w:id="188"/>
      <w:r w:rsidRPr="002341FB">
        <w:rPr>
          <w:rFonts w:ascii="Century Gothic" w:hAnsi="Century Gothic"/>
          <w:color w:val="365F91"/>
          <w:sz w:val="36"/>
          <w:szCs w:val="36"/>
          <w:u w:color="365F91"/>
        </w:rPr>
        <w:lastRenderedPageBreak/>
        <w:t>Introduzione</w:t>
      </w:r>
    </w:p>
    <w:p w14:paraId="6182BA18" w14:textId="77777777" w:rsidR="008945B6" w:rsidRPr="002341FB" w:rsidRDefault="0050537A">
      <w:pPr>
        <w:pStyle w:val="Titolo2"/>
        <w:numPr>
          <w:ilvl w:val="1"/>
          <w:numId w:val="3"/>
        </w:numPr>
        <w:tabs>
          <w:tab w:val="left" w:pos="478"/>
        </w:tabs>
        <w:spacing w:before="71"/>
        <w:jc w:val="both"/>
        <w:rPr>
          <w:sz w:val="24"/>
          <w:szCs w:val="24"/>
        </w:rPr>
      </w:pPr>
      <w:bookmarkStart w:id="189" w:name="1.1_Object_Design_Trade-Off"/>
      <w:bookmarkStart w:id="190" w:name="_bookmark1"/>
      <w:bookmarkEnd w:id="189"/>
      <w:bookmarkEnd w:id="190"/>
      <w:r w:rsidRPr="002341FB">
        <w:rPr>
          <w:sz w:val="24"/>
          <w:szCs w:val="24"/>
        </w:rPr>
        <w:t>Object Design</w:t>
      </w:r>
      <w:r w:rsidRPr="002341FB">
        <w:rPr>
          <w:spacing w:val="6"/>
          <w:sz w:val="24"/>
          <w:szCs w:val="24"/>
        </w:rPr>
        <w:t xml:space="preserve"> </w:t>
      </w:r>
      <w:r w:rsidRPr="002341FB">
        <w:rPr>
          <w:sz w:val="24"/>
          <w:szCs w:val="24"/>
        </w:rPr>
        <w:t>Trade-Off</w:t>
      </w:r>
    </w:p>
    <w:p w14:paraId="2B99A4F7" w14:textId="77777777" w:rsidR="00D31F81" w:rsidRPr="00D31F81" w:rsidRDefault="00D31F81" w:rsidP="00D31F81">
      <w:pPr>
        <w:ind w:left="112"/>
        <w:jc w:val="both"/>
        <w:rPr>
          <w:sz w:val="24"/>
          <w:szCs w:val="24"/>
        </w:rPr>
      </w:pPr>
      <w:r w:rsidRPr="00D31F81">
        <w:rPr>
          <w:sz w:val="24"/>
          <w:szCs w:val="24"/>
        </w:rPr>
        <w:t>Abbiamo già discusso nelle precedenti fasi di analisi di quali saranno i criteri ed i compromessi su cui si baserà lo sviluppo del nostro sistema. Durante questa fase di Object Design, ci sono altri punti da analizzare, dunque altri compromessi da valutare, espressi di seguito:</w:t>
      </w:r>
    </w:p>
    <w:p w14:paraId="405A582B" w14:textId="77777777" w:rsidR="00D31F81" w:rsidRPr="00D31F81" w:rsidRDefault="00D31F81" w:rsidP="00D31F81">
      <w:pPr>
        <w:ind w:left="112"/>
        <w:rPr>
          <w:sz w:val="24"/>
          <w:szCs w:val="24"/>
        </w:rPr>
      </w:pPr>
    </w:p>
    <w:p w14:paraId="64F54B8D" w14:textId="20606D4E" w:rsidR="00D31F81" w:rsidRPr="00D31F81" w:rsidRDefault="00D31F81" w:rsidP="00D31F81">
      <w:pPr>
        <w:ind w:left="112"/>
        <w:rPr>
          <w:sz w:val="24"/>
          <w:szCs w:val="24"/>
        </w:rPr>
      </w:pPr>
      <w:del w:id="191" w:author="Mattia Caprio" w:date="2021-01-30T20:12:00Z">
        <w:r w:rsidRPr="00D31F81" w:rsidDel="00CD0E68">
          <w:rPr>
            <w:b/>
            <w:bCs/>
            <w:sz w:val="24"/>
            <w:szCs w:val="24"/>
          </w:rPr>
          <w:delText xml:space="preserve">Memoria </w:delText>
        </w:r>
      </w:del>
      <w:ins w:id="192" w:author="Mattia Caprio" w:date="2021-01-30T20:12:00Z">
        <w:r w:rsidR="00CD0E68" w:rsidRPr="00D31F81">
          <w:rPr>
            <w:b/>
            <w:bCs/>
            <w:sz w:val="24"/>
            <w:szCs w:val="24"/>
          </w:rPr>
          <w:t>Estensibilità</w:t>
        </w:r>
        <w:r w:rsidR="00CD0E68" w:rsidRPr="00CD0E68">
          <w:rPr>
            <w:b/>
            <w:bCs/>
            <w:sz w:val="24"/>
            <w:szCs w:val="24"/>
          </w:rPr>
          <w:t xml:space="preserve"> </w:t>
        </w:r>
      </w:ins>
      <w:r w:rsidRPr="00D31F81">
        <w:rPr>
          <w:b/>
          <w:bCs/>
          <w:sz w:val="24"/>
          <w:szCs w:val="24"/>
        </w:rPr>
        <w:t xml:space="preserve">/ </w:t>
      </w:r>
      <w:del w:id="193" w:author="Mattia Caprio" w:date="2021-01-30T20:12:00Z">
        <w:r w:rsidRPr="00D31F81" w:rsidDel="00CD0E68">
          <w:rPr>
            <w:b/>
            <w:bCs/>
            <w:sz w:val="24"/>
            <w:szCs w:val="24"/>
          </w:rPr>
          <w:delText>Estensibilità</w:delText>
        </w:r>
      </w:del>
      <w:ins w:id="194" w:author="Mattia Caprio" w:date="2021-01-30T20:12:00Z">
        <w:r w:rsidR="00CD0E68" w:rsidRPr="00D31F81">
          <w:rPr>
            <w:b/>
            <w:bCs/>
            <w:sz w:val="24"/>
            <w:szCs w:val="24"/>
          </w:rPr>
          <w:t>Memoria</w:t>
        </w:r>
      </w:ins>
    </w:p>
    <w:p w14:paraId="31604993" w14:textId="77777777" w:rsidR="00D31F81" w:rsidRPr="00D31F81" w:rsidRDefault="00D31F81" w:rsidP="00D31F81">
      <w:pPr>
        <w:ind w:left="112"/>
        <w:jc w:val="both"/>
        <w:rPr>
          <w:sz w:val="24"/>
          <w:szCs w:val="24"/>
        </w:rPr>
      </w:pPr>
      <w:r w:rsidRPr="00D31F81">
        <w:rPr>
          <w:sz w:val="24"/>
          <w:szCs w:val="24"/>
        </w:rPr>
        <w:t>Il sistema dovrà garantire, a discapito della memoria utilizzata, un’elevata estensibilità, così da poter essere flessibile a modifiche e variazioni, senza compromettere l’esperienza d’uso da parte dell’utente.</w:t>
      </w:r>
    </w:p>
    <w:p w14:paraId="55F34EB6" w14:textId="77777777" w:rsidR="00D31F81" w:rsidRPr="00D31F81" w:rsidRDefault="00D31F81" w:rsidP="00D31F81">
      <w:pPr>
        <w:ind w:left="112"/>
        <w:rPr>
          <w:sz w:val="24"/>
          <w:szCs w:val="24"/>
        </w:rPr>
      </w:pPr>
    </w:p>
    <w:p w14:paraId="721F92CD" w14:textId="77777777" w:rsidR="00D31F81" w:rsidRPr="00D31F81" w:rsidRDefault="00D31F81" w:rsidP="00D31F81">
      <w:pPr>
        <w:ind w:left="112"/>
        <w:rPr>
          <w:b/>
          <w:bCs/>
          <w:sz w:val="24"/>
          <w:szCs w:val="24"/>
        </w:rPr>
      </w:pPr>
      <w:r w:rsidRPr="00D31F81">
        <w:rPr>
          <w:b/>
          <w:bCs/>
          <w:sz w:val="24"/>
          <w:szCs w:val="24"/>
        </w:rPr>
        <w:t>Affidabilità / Tempo di risposta</w:t>
      </w:r>
    </w:p>
    <w:p w14:paraId="404FB7E3" w14:textId="77777777" w:rsidR="00D31F81" w:rsidRPr="00D31F81" w:rsidRDefault="00D31F81" w:rsidP="00D31F81">
      <w:pPr>
        <w:ind w:left="112"/>
        <w:jc w:val="both"/>
        <w:rPr>
          <w:sz w:val="24"/>
          <w:szCs w:val="24"/>
        </w:rPr>
      </w:pPr>
      <w:r w:rsidRPr="00D31F81">
        <w:rPr>
          <w:sz w:val="24"/>
          <w:szCs w:val="24"/>
        </w:rPr>
        <w:t>Come già sottolineato nei requisiti non funzionali (RADv3.2, punto 3.2.2) e nei Design Trade Off (SDD, punto 1.2.1), il sistema metterà al primo posto la correttezza delle informazioni piuttosto che il tempo di risposta, garantendo l’affidabilità dello stesso in ogni fase d’utilizzo.</w:t>
      </w:r>
    </w:p>
    <w:p w14:paraId="4D4E4B38" w14:textId="77777777" w:rsidR="00D31F81" w:rsidRPr="00D31F81" w:rsidRDefault="00D31F81" w:rsidP="00D31F81">
      <w:pPr>
        <w:ind w:left="112"/>
        <w:rPr>
          <w:sz w:val="24"/>
          <w:szCs w:val="24"/>
        </w:rPr>
      </w:pPr>
    </w:p>
    <w:p w14:paraId="4FA86F52" w14:textId="77777777" w:rsidR="00D31F81" w:rsidRPr="00D31F81" w:rsidRDefault="00D31F81" w:rsidP="00D31F81">
      <w:pPr>
        <w:ind w:left="112"/>
        <w:rPr>
          <w:b/>
          <w:bCs/>
          <w:sz w:val="24"/>
          <w:szCs w:val="24"/>
        </w:rPr>
      </w:pPr>
      <w:r w:rsidRPr="00D31F81">
        <w:rPr>
          <w:b/>
          <w:bCs/>
          <w:sz w:val="24"/>
          <w:szCs w:val="24"/>
        </w:rPr>
        <w:t>Manutenzione / Performance</w:t>
      </w:r>
    </w:p>
    <w:p w14:paraId="0BC37DAD" w14:textId="621AD787" w:rsidR="00D31F81" w:rsidRPr="00D31F81" w:rsidRDefault="00D31F81" w:rsidP="00D31F81">
      <w:pPr>
        <w:ind w:left="112"/>
        <w:jc w:val="both"/>
        <w:rPr>
          <w:sz w:val="24"/>
          <w:szCs w:val="24"/>
        </w:rPr>
      </w:pPr>
      <w:r w:rsidRPr="00D31F81">
        <w:rPr>
          <w:sz w:val="24"/>
          <w:szCs w:val="24"/>
        </w:rPr>
        <w:t xml:space="preserve">Il sistema verrà sviluppato prediligendo la portabilità e la manutenibilità del software, </w:t>
      </w:r>
      <w:del w:id="195" w:author="Mattia Caprio" w:date="2021-01-30T20:11:00Z">
        <w:r w:rsidRPr="00D31F81" w:rsidDel="00CD0E68">
          <w:rPr>
            <w:sz w:val="24"/>
            <w:szCs w:val="24"/>
          </w:rPr>
          <w:delText>cosi</w:delText>
        </w:r>
      </w:del>
      <w:ins w:id="196" w:author="Mattia Caprio" w:date="2021-01-30T20:11:00Z">
        <w:r w:rsidR="00CD0E68" w:rsidRPr="00D31F81">
          <w:rPr>
            <w:sz w:val="24"/>
            <w:szCs w:val="24"/>
          </w:rPr>
          <w:t>così</w:t>
        </w:r>
      </w:ins>
      <w:r w:rsidRPr="00D31F81">
        <w:rPr>
          <w:sz w:val="24"/>
          <w:szCs w:val="24"/>
        </w:rPr>
        <w:t xml:space="preserve"> da facilitare eventuali lavori di aggiornamento o estensione del sistema, a discapito però di una parte delle performance.</w:t>
      </w:r>
    </w:p>
    <w:p w14:paraId="65B90400" w14:textId="77777777" w:rsidR="00D31F81" w:rsidRPr="00D31F81" w:rsidRDefault="00D31F81" w:rsidP="00D31F81">
      <w:pPr>
        <w:ind w:left="112"/>
        <w:rPr>
          <w:b/>
          <w:bCs/>
          <w:sz w:val="24"/>
          <w:szCs w:val="24"/>
        </w:rPr>
      </w:pPr>
    </w:p>
    <w:p w14:paraId="27ABBFFF" w14:textId="77777777" w:rsidR="00D31F81" w:rsidRPr="00D31F81" w:rsidRDefault="00D31F81" w:rsidP="00D31F81">
      <w:pPr>
        <w:ind w:left="112"/>
        <w:rPr>
          <w:b/>
          <w:bCs/>
          <w:sz w:val="24"/>
          <w:szCs w:val="24"/>
        </w:rPr>
      </w:pPr>
      <w:r w:rsidRPr="00D31F81">
        <w:rPr>
          <w:b/>
          <w:bCs/>
          <w:sz w:val="24"/>
          <w:szCs w:val="24"/>
        </w:rPr>
        <w:t>Costi / Robustezza</w:t>
      </w:r>
    </w:p>
    <w:p w14:paraId="02F15B34" w14:textId="77777777" w:rsidR="00D31F81" w:rsidRPr="00D31F81" w:rsidRDefault="00D31F81" w:rsidP="00D31F81">
      <w:pPr>
        <w:ind w:left="112"/>
        <w:jc w:val="both"/>
        <w:rPr>
          <w:sz w:val="24"/>
          <w:szCs w:val="24"/>
        </w:rPr>
      </w:pPr>
      <w:r w:rsidRPr="00D31F81">
        <w:rPr>
          <w:sz w:val="24"/>
          <w:szCs w:val="24"/>
        </w:rPr>
        <w:t>Non è garantita la massima robustezza del sistema per ridurre le ore uomo-lavoro e quindi non incorrere in un superamento del tetto massimo del budget. Quindi il sistema si avvarrà di un livello di sicurezza adatto a soddisfare le criticità basilari.</w:t>
      </w:r>
    </w:p>
    <w:p w14:paraId="5AC1D8EE" w14:textId="77777777" w:rsidR="008945B6" w:rsidRDefault="0050537A" w:rsidP="00D31F81">
      <w:pPr>
        <w:pStyle w:val="Corpotesto"/>
        <w:spacing w:before="100"/>
        <w:ind w:left="112"/>
      </w:pPr>
      <w:r>
        <w:t xml:space="preserve">Nella seguente tabella, il Design Goal in </w:t>
      </w:r>
      <w:r>
        <w:rPr>
          <w:b/>
        </w:rPr>
        <w:t xml:space="preserve">grassetto </w:t>
      </w:r>
      <w:r>
        <w:t>indica il design goal prioritario.</w:t>
      </w:r>
    </w:p>
    <w:tbl>
      <w:tblPr>
        <w:tblStyle w:val="Tabellagriglia5scura-colore1"/>
        <w:tblpPr w:leftFromText="141" w:rightFromText="141" w:vertAnchor="page" w:horzAnchor="margin" w:tblpXSpec="center" w:tblpY="9145"/>
        <w:tblW w:w="8233" w:type="dxa"/>
        <w:tblLayout w:type="fixed"/>
        <w:tblLook w:val="0400" w:firstRow="0" w:lastRow="0" w:firstColumn="0" w:lastColumn="0" w:noHBand="0" w:noVBand="1"/>
      </w:tblPr>
      <w:tblGrid>
        <w:gridCol w:w="4264"/>
        <w:gridCol w:w="3969"/>
      </w:tblGrid>
      <w:tr w:rsidR="00D31F81" w:rsidRPr="00D73D38" w14:paraId="572491A5" w14:textId="77777777" w:rsidTr="00D31F81">
        <w:trPr>
          <w:cnfStyle w:val="000000100000" w:firstRow="0" w:lastRow="0" w:firstColumn="0" w:lastColumn="0" w:oddVBand="0" w:evenVBand="0" w:oddHBand="1" w:evenHBand="0" w:firstRowFirstColumn="0" w:firstRowLastColumn="0" w:lastRowFirstColumn="0" w:lastRowLastColumn="0"/>
          <w:trHeight w:val="551"/>
        </w:trPr>
        <w:tc>
          <w:tcPr>
            <w:tcW w:w="823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65F91" w:themeFill="accent1" w:themeFillShade="BF"/>
            <w:vAlign w:val="center"/>
            <w:hideMark/>
          </w:tcPr>
          <w:p w14:paraId="4B60AEF4" w14:textId="77777777" w:rsidR="00D31F81" w:rsidRPr="00D73D38" w:rsidRDefault="00D31F81" w:rsidP="00D31F81">
            <w:pPr>
              <w:widowControl w:val="0"/>
              <w:jc w:val="center"/>
              <w:rPr>
                <w:rFonts w:ascii="Century Gothic" w:hAnsi="Century Gothic"/>
                <w:color w:val="FFFFFF" w:themeColor="background1"/>
                <w:sz w:val="24"/>
                <w:szCs w:val="24"/>
              </w:rPr>
            </w:pPr>
            <w:r w:rsidRPr="00D73D38">
              <w:rPr>
                <w:rFonts w:ascii="Century Gothic" w:eastAsia="Droid Sans" w:hAnsi="Century Gothic" w:cs="Droid Sans"/>
                <w:b/>
                <w:color w:val="FFFFFF" w:themeColor="background1"/>
                <w:sz w:val="24"/>
                <w:szCs w:val="24"/>
              </w:rPr>
              <w:t>Trade-off</w:t>
            </w:r>
          </w:p>
        </w:tc>
      </w:tr>
      <w:tr w:rsidR="00D31F81" w:rsidRPr="00D73D38" w14:paraId="239F6DDB" w14:textId="77777777" w:rsidTr="00D31F81">
        <w:trPr>
          <w:trHeight w:val="734"/>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F439F7" w14:textId="77777777" w:rsidR="00D31F81" w:rsidRPr="00D73D38" w:rsidRDefault="00D31F81" w:rsidP="00D31F81">
            <w:pPr>
              <w:widowControl w:val="0"/>
              <w:jc w:val="center"/>
              <w:rPr>
                <w:rFonts w:ascii="Century Gothic" w:hAnsi="Century Gothic"/>
                <w:b/>
                <w:bCs/>
              </w:rPr>
            </w:pPr>
            <w:r>
              <w:rPr>
                <w:rFonts w:ascii="Century Gothic" w:hAnsi="Century Gothic"/>
                <w:b/>
                <w:bCs/>
              </w:rPr>
              <w:t>Estensibilità</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607619" w14:textId="77777777" w:rsidR="00D31F81" w:rsidRPr="00D97CF2" w:rsidRDefault="00D31F81" w:rsidP="00D31F81">
            <w:pPr>
              <w:widowControl w:val="0"/>
              <w:jc w:val="center"/>
              <w:rPr>
                <w:rFonts w:ascii="Century Gothic" w:eastAsia="Droid Sans" w:hAnsi="Century Gothic" w:cs="Droid Sans"/>
              </w:rPr>
            </w:pPr>
            <w:r w:rsidRPr="00D97CF2">
              <w:rPr>
                <w:rFonts w:ascii="Century Gothic" w:eastAsia="Droid Sans" w:hAnsi="Century Gothic" w:cs="Droid Sans"/>
              </w:rPr>
              <w:t>Memoria</w:t>
            </w:r>
          </w:p>
        </w:tc>
      </w:tr>
      <w:tr w:rsidR="00D31F81" w:rsidRPr="00D73D38" w14:paraId="22A505AD" w14:textId="77777777" w:rsidTr="00D31F81">
        <w:trPr>
          <w:cnfStyle w:val="000000100000" w:firstRow="0" w:lastRow="0" w:firstColumn="0" w:lastColumn="0" w:oddVBand="0" w:evenVBand="0" w:oddHBand="1" w:evenHBand="0" w:firstRowFirstColumn="0" w:firstRowLastColumn="0" w:lastRowFirstColumn="0" w:lastRowLastColumn="0"/>
          <w:trHeight w:val="845"/>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463D0E" w14:textId="77777777" w:rsidR="00D31F81" w:rsidRPr="00102812" w:rsidRDefault="00D31F81" w:rsidP="00D31F81">
            <w:pPr>
              <w:widowControl w:val="0"/>
              <w:jc w:val="center"/>
              <w:rPr>
                <w:rFonts w:ascii="Century Gothic" w:eastAsia="Droid Sans" w:hAnsi="Century Gothic" w:cs="Droid Sans"/>
              </w:rPr>
            </w:pPr>
            <w:r>
              <w:rPr>
                <w:rFonts w:ascii="Century Gothic" w:eastAsia="Droid Sans" w:hAnsi="Century Gothic" w:cs="Droid Sans"/>
                <w:b/>
                <w:bCs/>
              </w:rPr>
              <w:t>Affidabilità</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A11B67" w14:textId="77777777" w:rsidR="00D31F81" w:rsidRPr="00D73D38" w:rsidRDefault="00D31F81" w:rsidP="00D31F81">
            <w:pPr>
              <w:widowControl w:val="0"/>
              <w:jc w:val="center"/>
              <w:rPr>
                <w:rFonts w:ascii="Century Gothic" w:eastAsia="Droid Sans" w:hAnsi="Century Gothic" w:cs="Droid Sans"/>
              </w:rPr>
            </w:pPr>
            <w:r>
              <w:rPr>
                <w:rFonts w:ascii="Century Gothic" w:eastAsia="Droid Sans" w:hAnsi="Century Gothic" w:cs="Droid Sans"/>
              </w:rPr>
              <w:t>Tempo di risposta</w:t>
            </w:r>
          </w:p>
        </w:tc>
      </w:tr>
      <w:tr w:rsidR="00D31F81" w:rsidRPr="00D73D38" w14:paraId="62D2929A" w14:textId="77777777" w:rsidTr="00D31F81">
        <w:trPr>
          <w:trHeight w:val="700"/>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D78DB9" w14:textId="77777777" w:rsidR="00D31F81" w:rsidRPr="00D73D38" w:rsidRDefault="00D31F81" w:rsidP="00D31F81">
            <w:pPr>
              <w:widowControl w:val="0"/>
              <w:jc w:val="center"/>
              <w:rPr>
                <w:rFonts w:ascii="Century Gothic" w:eastAsia="Droid Sans" w:hAnsi="Century Gothic" w:cs="Droid Sans"/>
                <w:b/>
                <w:bCs/>
              </w:rPr>
            </w:pPr>
            <w:r>
              <w:rPr>
                <w:rFonts w:ascii="Century Gothic" w:eastAsia="Droid Sans" w:hAnsi="Century Gothic" w:cs="Droid Sans"/>
                <w:b/>
                <w:bCs/>
              </w:rPr>
              <w:t>Manutenzione</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64BDCE" w14:textId="77777777" w:rsidR="00D31F81" w:rsidRPr="00D73D38" w:rsidRDefault="00D31F81" w:rsidP="00D31F81">
            <w:pPr>
              <w:widowControl w:val="0"/>
              <w:jc w:val="center"/>
              <w:rPr>
                <w:rFonts w:ascii="Century Gothic" w:eastAsia="Droid Sans" w:hAnsi="Century Gothic" w:cs="Droid Sans"/>
              </w:rPr>
            </w:pPr>
            <w:r>
              <w:rPr>
                <w:rFonts w:ascii="Century Gothic" w:eastAsia="Droid Sans" w:hAnsi="Century Gothic" w:cs="Droid Sans"/>
              </w:rPr>
              <w:t>Performance</w:t>
            </w:r>
          </w:p>
        </w:tc>
      </w:tr>
      <w:tr w:rsidR="00D31F81" w:rsidRPr="00D73D38" w14:paraId="27D7E063" w14:textId="77777777" w:rsidTr="00D31F81">
        <w:trPr>
          <w:cnfStyle w:val="000000100000" w:firstRow="0" w:lastRow="0" w:firstColumn="0" w:lastColumn="0" w:oddVBand="0" w:evenVBand="0" w:oddHBand="1" w:evenHBand="0" w:firstRowFirstColumn="0" w:firstRowLastColumn="0" w:lastRowFirstColumn="0" w:lastRowLastColumn="0"/>
          <w:trHeight w:val="839"/>
        </w:trPr>
        <w:tc>
          <w:tcPr>
            <w:tcW w:w="4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4F0712" w14:textId="77777777" w:rsidR="00D31F81" w:rsidRPr="00D73D38" w:rsidRDefault="00D31F81" w:rsidP="00D31F81">
            <w:pPr>
              <w:widowControl w:val="0"/>
              <w:jc w:val="center"/>
              <w:rPr>
                <w:rFonts w:ascii="Century Gothic" w:eastAsia="Droid Sans" w:hAnsi="Century Gothic" w:cs="Droid Sans"/>
                <w:b/>
                <w:bCs/>
              </w:rPr>
            </w:pPr>
            <w:r w:rsidRPr="00D73D38">
              <w:rPr>
                <w:rFonts w:ascii="Century Gothic" w:eastAsia="Droid Sans" w:hAnsi="Century Gothic" w:cs="Droid Sans"/>
                <w:b/>
                <w:bCs/>
              </w:rPr>
              <w:t xml:space="preserve"> </w:t>
            </w:r>
            <w:r>
              <w:rPr>
                <w:rFonts w:ascii="Century Gothic" w:eastAsia="Droid Sans" w:hAnsi="Century Gothic" w:cs="Droid Sans"/>
                <w:b/>
                <w:bCs/>
              </w:rPr>
              <w:t>Costi</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CF114F" w14:textId="77777777" w:rsidR="00D31F81" w:rsidRPr="00D73D38" w:rsidRDefault="00D31F81" w:rsidP="00D31F81">
            <w:pPr>
              <w:widowControl w:val="0"/>
              <w:jc w:val="center"/>
              <w:rPr>
                <w:rFonts w:ascii="Century Gothic" w:eastAsia="Droid Sans" w:hAnsi="Century Gothic" w:cs="Droid Sans"/>
              </w:rPr>
            </w:pPr>
            <w:r>
              <w:rPr>
                <w:rFonts w:ascii="Century Gothic" w:eastAsia="Droid Sans" w:hAnsi="Century Gothic" w:cs="Droid Sans"/>
              </w:rPr>
              <w:t>Robustezza</w:t>
            </w:r>
          </w:p>
        </w:tc>
      </w:tr>
    </w:tbl>
    <w:p w14:paraId="59ABF9D3" w14:textId="77777777" w:rsidR="008945B6" w:rsidRDefault="008945B6">
      <w:pPr>
        <w:pStyle w:val="Corpotesto"/>
        <w:spacing w:before="8"/>
        <w:rPr>
          <w:sz w:val="15"/>
        </w:rPr>
      </w:pPr>
    </w:p>
    <w:p w14:paraId="3C153D54" w14:textId="77777777" w:rsidR="008945B6" w:rsidRDefault="008945B6">
      <w:pPr>
        <w:spacing w:line="244" w:lineRule="exact"/>
        <w:jc w:val="center"/>
        <w:sectPr w:rsidR="008945B6">
          <w:pgSz w:w="11910" w:h="16840"/>
          <w:pgMar w:top="1660" w:right="1020" w:bottom="880" w:left="1020" w:header="708" w:footer="694" w:gutter="0"/>
          <w:cols w:space="720"/>
        </w:sectPr>
      </w:pPr>
    </w:p>
    <w:p w14:paraId="15DE89B3" w14:textId="77777777" w:rsidR="008945B6" w:rsidRDefault="008945B6">
      <w:pPr>
        <w:pStyle w:val="Corpotesto"/>
        <w:spacing w:before="6"/>
        <w:rPr>
          <w:sz w:val="9"/>
        </w:rPr>
      </w:pPr>
    </w:p>
    <w:p w14:paraId="155544C3" w14:textId="77777777" w:rsidR="008945B6" w:rsidRPr="002341FB" w:rsidRDefault="0050537A">
      <w:pPr>
        <w:pStyle w:val="Titolo2"/>
        <w:numPr>
          <w:ilvl w:val="1"/>
          <w:numId w:val="3"/>
        </w:numPr>
        <w:tabs>
          <w:tab w:val="left" w:pos="498"/>
        </w:tabs>
        <w:ind w:left="497" w:hanging="385"/>
        <w:rPr>
          <w:sz w:val="24"/>
          <w:szCs w:val="24"/>
        </w:rPr>
      </w:pPr>
      <w:bookmarkStart w:id="197" w:name="1.2_Componenti_Off-the-Shelf"/>
      <w:bookmarkStart w:id="198" w:name="_bookmark2"/>
      <w:bookmarkEnd w:id="197"/>
      <w:bookmarkEnd w:id="198"/>
      <w:r w:rsidRPr="002341FB">
        <w:rPr>
          <w:sz w:val="24"/>
          <w:szCs w:val="24"/>
        </w:rPr>
        <w:t>Componenti</w:t>
      </w:r>
      <w:r w:rsidRPr="002341FB">
        <w:rPr>
          <w:spacing w:val="-2"/>
          <w:sz w:val="24"/>
          <w:szCs w:val="24"/>
        </w:rPr>
        <w:t xml:space="preserve"> </w:t>
      </w:r>
      <w:r w:rsidRPr="002341FB">
        <w:rPr>
          <w:sz w:val="24"/>
          <w:szCs w:val="24"/>
        </w:rPr>
        <w:t>Off-the-</w:t>
      </w:r>
      <w:proofErr w:type="spellStart"/>
      <w:r w:rsidRPr="002341FB">
        <w:rPr>
          <w:sz w:val="24"/>
          <w:szCs w:val="24"/>
        </w:rPr>
        <w:t>Shelf</w:t>
      </w:r>
      <w:proofErr w:type="spellEnd"/>
    </w:p>
    <w:p w14:paraId="202404C2" w14:textId="7D9DF42E" w:rsidR="00D31F81" w:rsidRPr="00D31F81" w:rsidRDefault="00D31F81" w:rsidP="00D31F81">
      <w:pPr>
        <w:ind w:left="112"/>
        <w:jc w:val="both"/>
        <w:rPr>
          <w:sz w:val="24"/>
          <w:szCs w:val="24"/>
        </w:rPr>
      </w:pPr>
      <w:r w:rsidRPr="00D31F81">
        <w:rPr>
          <w:sz w:val="24"/>
          <w:szCs w:val="24"/>
        </w:rPr>
        <w:t xml:space="preserve">Per l’implementazione del </w:t>
      </w:r>
      <w:del w:id="199" w:author="Mattia Caprio" w:date="2021-01-30T21:06:00Z">
        <w:r w:rsidRPr="00D31F81" w:rsidDel="008E099E">
          <w:rPr>
            <w:sz w:val="24"/>
            <w:szCs w:val="24"/>
          </w:rPr>
          <w:delText xml:space="preserve">nostro </w:delText>
        </w:r>
      </w:del>
      <w:r w:rsidRPr="00D31F81">
        <w:rPr>
          <w:sz w:val="24"/>
          <w:szCs w:val="24"/>
        </w:rPr>
        <w:t>sistema, verranno utilizzat</w:t>
      </w:r>
      <w:del w:id="200" w:author="Mattia Caprio" w:date="2021-01-30T20:23:00Z">
        <w:r w:rsidRPr="00D31F81" w:rsidDel="000D2769">
          <w:rPr>
            <w:sz w:val="24"/>
            <w:szCs w:val="24"/>
          </w:rPr>
          <w:delText>e</w:delText>
        </w:r>
      </w:del>
      <w:ins w:id="201" w:author="Mattia Caprio" w:date="2021-01-30T20:23:00Z">
        <w:r w:rsidR="000D2769">
          <w:rPr>
            <w:sz w:val="24"/>
            <w:szCs w:val="24"/>
          </w:rPr>
          <w:t>i</w:t>
        </w:r>
      </w:ins>
      <w:r w:rsidRPr="00D31F81">
        <w:rPr>
          <w:sz w:val="24"/>
          <w:szCs w:val="24"/>
        </w:rPr>
        <w:t xml:space="preserve"> divers</w:t>
      </w:r>
      <w:ins w:id="202" w:author="Mattia Caprio" w:date="2021-01-30T20:23:00Z">
        <w:r w:rsidR="000D2769">
          <w:rPr>
            <w:sz w:val="24"/>
            <w:szCs w:val="24"/>
          </w:rPr>
          <w:t>i</w:t>
        </w:r>
      </w:ins>
      <w:del w:id="203" w:author="Mattia Caprio" w:date="2021-01-30T20:23:00Z">
        <w:r w:rsidRPr="00D31F81" w:rsidDel="000D2769">
          <w:rPr>
            <w:sz w:val="24"/>
            <w:szCs w:val="24"/>
          </w:rPr>
          <w:delText>e</w:delText>
        </w:r>
      </w:del>
      <w:r w:rsidRPr="00D31F81">
        <w:rPr>
          <w:sz w:val="24"/>
          <w:szCs w:val="24"/>
        </w:rPr>
        <w:t xml:space="preserve"> componenti Off-the-</w:t>
      </w:r>
      <w:proofErr w:type="spellStart"/>
      <w:r w:rsidRPr="00D31F81">
        <w:rPr>
          <w:sz w:val="24"/>
          <w:szCs w:val="24"/>
        </w:rPr>
        <w:t>Shelf</w:t>
      </w:r>
      <w:proofErr w:type="spellEnd"/>
      <w:ins w:id="204" w:author="Mattia Caprio" w:date="2021-01-30T20:23:00Z">
        <w:r w:rsidR="000D2769">
          <w:rPr>
            <w:sz w:val="24"/>
            <w:szCs w:val="24"/>
          </w:rPr>
          <w:t>,</w:t>
        </w:r>
      </w:ins>
      <w:ins w:id="205" w:author="Mattia Caprio" w:date="2021-02-01T11:49:00Z">
        <w:r w:rsidR="00B42371">
          <w:rPr>
            <w:sz w:val="24"/>
            <w:szCs w:val="24"/>
          </w:rPr>
          <w:t xml:space="preserve"> </w:t>
        </w:r>
      </w:ins>
      <w:ins w:id="206" w:author="Mattia Caprio" w:date="2021-01-30T20:23:00Z">
        <w:r w:rsidR="000D2769">
          <w:rPr>
            <w:sz w:val="24"/>
            <w:szCs w:val="24"/>
          </w:rPr>
          <w:t xml:space="preserve">ovvero </w:t>
        </w:r>
        <w:r w:rsidR="000D2769" w:rsidRPr="000D2769">
          <w:rPr>
            <w:sz w:val="24"/>
            <w:szCs w:val="24"/>
          </w:rPr>
          <w:t>componenti software già disponibili</w:t>
        </w:r>
        <w:r w:rsidR="000D2769">
          <w:rPr>
            <w:sz w:val="24"/>
            <w:szCs w:val="24"/>
          </w:rPr>
          <w:t xml:space="preserve">, così da </w:t>
        </w:r>
        <w:r w:rsidR="000D2769" w:rsidRPr="000D2769">
          <w:rPr>
            <w:sz w:val="24"/>
            <w:szCs w:val="24"/>
          </w:rPr>
          <w:t>facilitare la creazione del software</w:t>
        </w:r>
      </w:ins>
      <w:del w:id="207" w:author="Mattia Caprio" w:date="2021-01-30T20:23:00Z">
        <w:r w:rsidRPr="00D31F81" w:rsidDel="000D2769">
          <w:rPr>
            <w:sz w:val="24"/>
            <w:szCs w:val="24"/>
          </w:rPr>
          <w:delText>.</w:delText>
        </w:r>
      </w:del>
      <w:ins w:id="208" w:author="Mattia Caprio" w:date="2021-01-30T20:23:00Z">
        <w:r w:rsidR="000D2769">
          <w:rPr>
            <w:sz w:val="24"/>
            <w:szCs w:val="24"/>
          </w:rPr>
          <w:t xml:space="preserve"> del sistema</w:t>
        </w:r>
      </w:ins>
      <w:ins w:id="209" w:author="Mattia Caprio" w:date="2021-01-30T20:24:00Z">
        <w:r w:rsidR="000D2769">
          <w:rPr>
            <w:sz w:val="24"/>
            <w:szCs w:val="24"/>
          </w:rPr>
          <w:t>.</w:t>
        </w:r>
      </w:ins>
    </w:p>
    <w:p w14:paraId="20D73981" w14:textId="77777777" w:rsidR="00D31F81" w:rsidRPr="00D31F81" w:rsidRDefault="00D31F81" w:rsidP="00D31F81">
      <w:pPr>
        <w:ind w:left="112"/>
        <w:jc w:val="both"/>
        <w:rPr>
          <w:sz w:val="24"/>
          <w:szCs w:val="24"/>
        </w:rPr>
      </w:pPr>
    </w:p>
    <w:p w14:paraId="7BC5D816" w14:textId="77777777" w:rsidR="00D31F81" w:rsidRPr="00D31F81" w:rsidRDefault="00D31F81" w:rsidP="00D31F81">
      <w:pPr>
        <w:ind w:left="112"/>
        <w:jc w:val="both"/>
        <w:rPr>
          <w:b/>
          <w:bCs/>
          <w:sz w:val="24"/>
          <w:szCs w:val="24"/>
        </w:rPr>
      </w:pPr>
      <w:r w:rsidRPr="00D31F81">
        <w:rPr>
          <w:b/>
          <w:bCs/>
          <w:sz w:val="24"/>
          <w:szCs w:val="24"/>
        </w:rPr>
        <w:t>Front End</w:t>
      </w:r>
    </w:p>
    <w:p w14:paraId="6FFFB61B" w14:textId="179F355B" w:rsidR="00D31F81" w:rsidRPr="00D31F81" w:rsidRDefault="00D31F81" w:rsidP="00D31F81">
      <w:pPr>
        <w:ind w:left="112"/>
        <w:jc w:val="both"/>
        <w:rPr>
          <w:sz w:val="24"/>
          <w:szCs w:val="24"/>
        </w:rPr>
      </w:pPr>
      <w:r w:rsidRPr="00D31F81">
        <w:rPr>
          <w:sz w:val="24"/>
          <w:szCs w:val="24"/>
        </w:rPr>
        <w:t xml:space="preserve">Come già definito nei Requisiti non Funzionali (RAD, punto 3.2.2), </w:t>
      </w:r>
      <w:del w:id="210" w:author="Mattia Caprio" w:date="2021-01-30T21:06:00Z">
        <w:r w:rsidRPr="00D31F81" w:rsidDel="008E099E">
          <w:rPr>
            <w:sz w:val="24"/>
            <w:szCs w:val="24"/>
          </w:rPr>
          <w:delText xml:space="preserve">gestiremo </w:delText>
        </w:r>
      </w:del>
      <w:r w:rsidRPr="00D31F81">
        <w:rPr>
          <w:sz w:val="24"/>
          <w:szCs w:val="24"/>
        </w:rPr>
        <w:t xml:space="preserve">lo stile del sistema </w:t>
      </w:r>
      <w:ins w:id="211" w:author="Mattia Caprio" w:date="2021-01-30T21:06:00Z">
        <w:r w:rsidR="008E099E">
          <w:rPr>
            <w:sz w:val="24"/>
            <w:szCs w:val="24"/>
          </w:rPr>
          <w:t xml:space="preserve">verrà </w:t>
        </w:r>
      </w:ins>
      <w:ins w:id="212" w:author="Mattia Caprio" w:date="2021-01-30T21:07:00Z">
        <w:r w:rsidR="008E099E">
          <w:rPr>
            <w:sz w:val="24"/>
            <w:szCs w:val="24"/>
          </w:rPr>
          <w:t>gestito</w:t>
        </w:r>
      </w:ins>
      <w:ins w:id="213" w:author="Mattia Caprio" w:date="2021-01-30T21:06:00Z">
        <w:r w:rsidR="008E099E">
          <w:rPr>
            <w:sz w:val="24"/>
            <w:szCs w:val="24"/>
          </w:rPr>
          <w:t xml:space="preserve"> </w:t>
        </w:r>
      </w:ins>
      <w:r w:rsidRPr="00D31F81">
        <w:rPr>
          <w:sz w:val="24"/>
          <w:szCs w:val="24"/>
        </w:rPr>
        <w:t xml:space="preserve">utilizzando HTML e CSS </w:t>
      </w:r>
      <w:del w:id="214" w:author="Mattia Caprio" w:date="2021-01-30T20:24:00Z">
        <w:r w:rsidRPr="00D31F81" w:rsidDel="000D2769">
          <w:rPr>
            <w:sz w:val="24"/>
            <w:szCs w:val="24"/>
          </w:rPr>
          <w:delText>insieme con</w:delText>
        </w:r>
      </w:del>
      <w:ins w:id="215" w:author="Mattia Caprio" w:date="2021-01-30T20:24:00Z">
        <w:r w:rsidR="000D2769">
          <w:rPr>
            <w:sz w:val="24"/>
            <w:szCs w:val="24"/>
          </w:rPr>
          <w:t>con l’ausilio di</w:t>
        </w:r>
      </w:ins>
      <w:r w:rsidRPr="00D31F81">
        <w:rPr>
          <w:sz w:val="24"/>
          <w:szCs w:val="24"/>
        </w:rPr>
        <w:t xml:space="preserve"> </w:t>
      </w:r>
      <w:r w:rsidRPr="00242D28">
        <w:rPr>
          <w:sz w:val="24"/>
          <w:szCs w:val="24"/>
          <w:rPrChange w:id="216" w:author="Mattia Caprio" w:date="2021-02-01T11:53:00Z">
            <w:rPr>
              <w:sz w:val="24"/>
              <w:szCs w:val="24"/>
              <w:u w:val="single"/>
            </w:rPr>
          </w:rPrChange>
        </w:rPr>
        <w:t>Bootstrap</w:t>
      </w:r>
      <w:ins w:id="217" w:author="Mattia Caprio" w:date="2021-02-01T11:48:00Z">
        <w:r w:rsidR="00B42371" w:rsidRPr="00242D28">
          <w:rPr>
            <w:sz w:val="24"/>
            <w:szCs w:val="24"/>
            <w:rPrChange w:id="218" w:author="Mattia Caprio" w:date="2021-02-01T11:52:00Z">
              <w:rPr>
                <w:sz w:val="24"/>
                <w:szCs w:val="24"/>
                <w:u w:val="single"/>
              </w:rPr>
            </w:rPrChange>
          </w:rPr>
          <w:t xml:space="preserve"> (</w:t>
        </w:r>
        <w:r w:rsidR="00B42371" w:rsidRPr="00242D28">
          <w:rPr>
            <w:sz w:val="24"/>
            <w:szCs w:val="24"/>
            <w:rPrChange w:id="219" w:author="Mattia Caprio" w:date="2021-02-01T11:52:00Z">
              <w:rPr>
                <w:sz w:val="24"/>
                <w:szCs w:val="24"/>
                <w:u w:val="single"/>
              </w:rPr>
            </w:rPrChange>
          </w:rPr>
          <w:fldChar w:fldCharType="begin"/>
        </w:r>
        <w:r w:rsidR="00B42371" w:rsidRPr="00242D28">
          <w:rPr>
            <w:sz w:val="24"/>
            <w:szCs w:val="24"/>
            <w:rPrChange w:id="220" w:author="Mattia Caprio" w:date="2021-02-01T11:52:00Z">
              <w:rPr>
                <w:sz w:val="24"/>
                <w:szCs w:val="24"/>
                <w:u w:val="single"/>
              </w:rPr>
            </w:rPrChange>
          </w:rPr>
          <w:instrText xml:space="preserve"> HYPERLINK "https://getbootstrap.com/docs/5.0/getting-started/introduction/" </w:instrText>
        </w:r>
        <w:r w:rsidR="00B42371" w:rsidRPr="00242D28">
          <w:rPr>
            <w:sz w:val="24"/>
            <w:szCs w:val="24"/>
            <w:rPrChange w:id="221" w:author="Mattia Caprio" w:date="2021-02-01T11:52:00Z">
              <w:rPr>
                <w:sz w:val="24"/>
                <w:szCs w:val="24"/>
                <w:u w:val="single"/>
              </w:rPr>
            </w:rPrChange>
          </w:rPr>
        </w:r>
        <w:r w:rsidR="00B42371" w:rsidRPr="00242D28">
          <w:rPr>
            <w:sz w:val="24"/>
            <w:szCs w:val="24"/>
            <w:rPrChange w:id="222" w:author="Mattia Caprio" w:date="2021-02-01T11:52:00Z">
              <w:rPr>
                <w:sz w:val="24"/>
                <w:szCs w:val="24"/>
                <w:u w:val="single"/>
              </w:rPr>
            </w:rPrChange>
          </w:rPr>
          <w:fldChar w:fldCharType="separate"/>
        </w:r>
        <w:r w:rsidR="00B42371" w:rsidRPr="00242D28">
          <w:rPr>
            <w:rStyle w:val="Collegamentoipertestuale"/>
            <w:sz w:val="24"/>
            <w:szCs w:val="24"/>
            <w:u w:val="none"/>
            <w:rPrChange w:id="223" w:author="Mattia Caprio" w:date="2021-02-01T11:52:00Z">
              <w:rPr>
                <w:rStyle w:val="Collegamentoipertestuale"/>
                <w:sz w:val="24"/>
                <w:szCs w:val="24"/>
              </w:rPr>
            </w:rPrChange>
          </w:rPr>
          <w:t>versione 5.0</w:t>
        </w:r>
        <w:r w:rsidR="00B42371" w:rsidRPr="00242D28">
          <w:rPr>
            <w:sz w:val="24"/>
            <w:szCs w:val="24"/>
            <w:rPrChange w:id="224" w:author="Mattia Caprio" w:date="2021-02-01T11:52:00Z">
              <w:rPr>
                <w:sz w:val="24"/>
                <w:szCs w:val="24"/>
                <w:u w:val="single"/>
              </w:rPr>
            </w:rPrChange>
          </w:rPr>
          <w:fldChar w:fldCharType="end"/>
        </w:r>
        <w:r w:rsidR="00B42371" w:rsidRPr="00242D28">
          <w:rPr>
            <w:sz w:val="24"/>
            <w:szCs w:val="24"/>
            <w:rPrChange w:id="225" w:author="Mattia Caprio" w:date="2021-02-01T11:52:00Z">
              <w:rPr>
                <w:sz w:val="24"/>
                <w:szCs w:val="24"/>
                <w:u w:val="single"/>
              </w:rPr>
            </w:rPrChange>
          </w:rPr>
          <w:t>)</w:t>
        </w:r>
      </w:ins>
      <w:r w:rsidRPr="00FA39D5">
        <w:rPr>
          <w:sz w:val="24"/>
          <w:szCs w:val="24"/>
        </w:rPr>
        <w:t xml:space="preserve">, </w:t>
      </w:r>
      <w:r w:rsidRPr="00D31F81">
        <w:rPr>
          <w:sz w:val="24"/>
          <w:szCs w:val="24"/>
        </w:rPr>
        <w:t>un framework open-source contenente modelli di progettazione basati su HTML e CSS, i quali influiscono sulla tipografia e sulle varie componenti dell’interfaccia, estendendo inoltre le funzionalità di JavaScript.</w:t>
      </w:r>
    </w:p>
    <w:p w14:paraId="3FFA1C39" w14:textId="5F2A156C" w:rsidR="00D31F81" w:rsidRPr="00D31F81" w:rsidRDefault="00D31F81" w:rsidP="00D31F81">
      <w:pPr>
        <w:ind w:left="112"/>
        <w:jc w:val="both"/>
        <w:rPr>
          <w:sz w:val="24"/>
          <w:szCs w:val="24"/>
        </w:rPr>
      </w:pPr>
      <w:r w:rsidRPr="00D31F81">
        <w:rPr>
          <w:sz w:val="24"/>
          <w:szCs w:val="24"/>
        </w:rPr>
        <w:t xml:space="preserve">Per il lato funzionale </w:t>
      </w:r>
      <w:del w:id="226" w:author="Mattia Caprio" w:date="2021-01-30T21:06:00Z">
        <w:r w:rsidRPr="00D31F81" w:rsidDel="008E099E">
          <w:rPr>
            <w:sz w:val="24"/>
            <w:szCs w:val="24"/>
          </w:rPr>
          <w:delText xml:space="preserve">usufruiremo </w:delText>
        </w:r>
      </w:del>
      <w:ins w:id="227" w:author="Mattia Caprio" w:date="2021-01-30T21:06:00Z">
        <w:r w:rsidR="008E099E">
          <w:rPr>
            <w:sz w:val="24"/>
            <w:szCs w:val="24"/>
          </w:rPr>
          <w:t>si fruirà</w:t>
        </w:r>
        <w:r w:rsidR="008E099E" w:rsidRPr="00D31F81">
          <w:rPr>
            <w:sz w:val="24"/>
            <w:szCs w:val="24"/>
          </w:rPr>
          <w:t xml:space="preserve"> </w:t>
        </w:r>
      </w:ins>
      <w:r w:rsidRPr="00D31F81">
        <w:rPr>
          <w:sz w:val="24"/>
          <w:szCs w:val="24"/>
        </w:rPr>
        <w:t xml:space="preserve">del framework di JavaScript </w:t>
      </w:r>
      <w:proofErr w:type="spellStart"/>
      <w:r w:rsidRPr="00D31F81">
        <w:rPr>
          <w:sz w:val="24"/>
          <w:szCs w:val="24"/>
        </w:rPr>
        <w:t>JQuery</w:t>
      </w:r>
      <w:proofErr w:type="spellEnd"/>
      <w:r w:rsidRPr="00D31F81">
        <w:rPr>
          <w:sz w:val="24"/>
          <w:szCs w:val="24"/>
        </w:rPr>
        <w:t>, il quale permette di semplificare l’animazione del sistema e le chiamate AJAX, oltre che a poter interagire direttamente sul DOM del documento HTML.</w:t>
      </w:r>
    </w:p>
    <w:p w14:paraId="79199EA1" w14:textId="77777777" w:rsidR="00D31F81" w:rsidRPr="00D31F81" w:rsidRDefault="00D31F81" w:rsidP="00D31F81">
      <w:pPr>
        <w:ind w:left="112"/>
        <w:jc w:val="both"/>
        <w:rPr>
          <w:sz w:val="24"/>
          <w:szCs w:val="24"/>
        </w:rPr>
      </w:pPr>
    </w:p>
    <w:p w14:paraId="66E78437" w14:textId="77777777" w:rsidR="00D31F81" w:rsidRPr="00D31F81" w:rsidRDefault="00D31F81" w:rsidP="00D31F81">
      <w:pPr>
        <w:ind w:left="112"/>
        <w:jc w:val="both"/>
        <w:rPr>
          <w:sz w:val="24"/>
          <w:szCs w:val="24"/>
        </w:rPr>
      </w:pPr>
      <w:r w:rsidRPr="00D31F81">
        <w:rPr>
          <w:b/>
          <w:bCs/>
          <w:sz w:val="24"/>
          <w:szCs w:val="24"/>
        </w:rPr>
        <w:t>Back End</w:t>
      </w:r>
    </w:p>
    <w:p w14:paraId="5AC82A64" w14:textId="3406BF85" w:rsidR="00D31F81" w:rsidRPr="00D31F81" w:rsidDel="00D31621" w:rsidRDefault="00D31F81" w:rsidP="00D31F81">
      <w:pPr>
        <w:ind w:left="112"/>
        <w:jc w:val="both"/>
        <w:rPr>
          <w:del w:id="228" w:author="Mattia Caprio" w:date="2021-01-30T20:29:00Z"/>
          <w:sz w:val="24"/>
          <w:szCs w:val="24"/>
        </w:rPr>
      </w:pPr>
      <w:r w:rsidRPr="00D31F81">
        <w:rPr>
          <w:sz w:val="24"/>
          <w:szCs w:val="24"/>
        </w:rPr>
        <w:t>Per la gestione del lato Back</w:t>
      </w:r>
      <w:ins w:id="229" w:author="Mattia Caprio" w:date="2021-01-30T20:28:00Z">
        <w:r w:rsidR="000D2769">
          <w:rPr>
            <w:sz w:val="24"/>
            <w:szCs w:val="24"/>
          </w:rPr>
          <w:t>-</w:t>
        </w:r>
      </w:ins>
      <w:r w:rsidRPr="00D31F81">
        <w:rPr>
          <w:sz w:val="24"/>
          <w:szCs w:val="24"/>
        </w:rPr>
        <w:t xml:space="preserve">End, verranno utilizzati Java Enterprise come Web Container, ed Apache Tomcat come </w:t>
      </w:r>
      <w:proofErr w:type="spellStart"/>
      <w:r w:rsidRPr="00D31F81">
        <w:rPr>
          <w:sz w:val="24"/>
          <w:szCs w:val="24"/>
        </w:rPr>
        <w:t>WebServer</w:t>
      </w:r>
      <w:proofErr w:type="spellEnd"/>
      <w:r w:rsidRPr="00D31F81">
        <w:rPr>
          <w:sz w:val="24"/>
          <w:szCs w:val="24"/>
        </w:rPr>
        <w:t xml:space="preserve">. Inoltre, la funzionalità per l’invio delle e-mail verrà implementata tramite l’utilizzo della libreria </w:t>
      </w:r>
      <w:proofErr w:type="spellStart"/>
      <w:r w:rsidRPr="00D31F81">
        <w:rPr>
          <w:sz w:val="24"/>
          <w:szCs w:val="24"/>
        </w:rPr>
        <w:t>JavaMail</w:t>
      </w:r>
      <w:proofErr w:type="spellEnd"/>
      <w:r w:rsidRPr="00D31F81">
        <w:rPr>
          <w:sz w:val="24"/>
          <w:szCs w:val="24"/>
        </w:rPr>
        <w:t>.</w:t>
      </w:r>
    </w:p>
    <w:p w14:paraId="5852C4CC" w14:textId="77777777" w:rsidR="008945B6" w:rsidRDefault="008945B6">
      <w:pPr>
        <w:ind w:left="112"/>
        <w:jc w:val="both"/>
        <w:pPrChange w:id="230" w:author="Mattia Caprio" w:date="2021-01-30T20:29:00Z">
          <w:pPr>
            <w:pStyle w:val="Corpotesto"/>
          </w:pPr>
        </w:pPrChange>
      </w:pPr>
    </w:p>
    <w:p w14:paraId="7A54A916" w14:textId="77777777" w:rsidR="008945B6" w:rsidRPr="002341FB" w:rsidRDefault="0050537A">
      <w:pPr>
        <w:pStyle w:val="Titolo2"/>
        <w:numPr>
          <w:ilvl w:val="1"/>
          <w:numId w:val="3"/>
        </w:numPr>
        <w:tabs>
          <w:tab w:val="left" w:pos="498"/>
        </w:tabs>
        <w:spacing w:before="243"/>
        <w:ind w:left="497" w:hanging="385"/>
        <w:rPr>
          <w:sz w:val="24"/>
          <w:szCs w:val="24"/>
        </w:rPr>
      </w:pPr>
      <w:bookmarkStart w:id="231" w:name="1.3_Design_Pattern"/>
      <w:bookmarkStart w:id="232" w:name="_bookmark3"/>
      <w:bookmarkEnd w:id="231"/>
      <w:bookmarkEnd w:id="232"/>
      <w:r w:rsidRPr="002341FB">
        <w:rPr>
          <w:sz w:val="24"/>
          <w:szCs w:val="24"/>
        </w:rPr>
        <w:t>Design Pattern</w:t>
      </w:r>
    </w:p>
    <w:p w14:paraId="39995881" w14:textId="6C090E97" w:rsidR="00D31F81" w:rsidRPr="00632EB1" w:rsidRDefault="00D31F81" w:rsidP="00632EB1">
      <w:pPr>
        <w:ind w:left="112"/>
        <w:jc w:val="both"/>
        <w:rPr>
          <w:sz w:val="24"/>
          <w:szCs w:val="24"/>
        </w:rPr>
      </w:pPr>
      <w:bookmarkStart w:id="233" w:name="1.4_Linee_guida_per_la_documentazione_de"/>
      <w:bookmarkStart w:id="234" w:name="_bookmark4"/>
      <w:bookmarkEnd w:id="233"/>
      <w:bookmarkEnd w:id="234"/>
      <w:r>
        <w:rPr>
          <w:sz w:val="24"/>
          <w:szCs w:val="24"/>
        </w:rPr>
        <w:t xml:space="preserve">Per velocizzare lo sviluppo del sistema senza dover riscrivere del codice già esistente ogni volta, </w:t>
      </w:r>
      <w:proofErr w:type="gramStart"/>
      <w:r>
        <w:rPr>
          <w:sz w:val="24"/>
          <w:szCs w:val="24"/>
        </w:rPr>
        <w:t>il team</w:t>
      </w:r>
      <w:proofErr w:type="gramEnd"/>
      <w:r>
        <w:rPr>
          <w:sz w:val="24"/>
          <w:szCs w:val="24"/>
        </w:rPr>
        <w:t xml:space="preserve"> si avvarrà di alcuni design pattern</w:t>
      </w:r>
      <w:del w:id="235" w:author="Mattia Caprio" w:date="2021-01-30T20:31:00Z">
        <w:r w:rsidDel="00D31621">
          <w:rPr>
            <w:sz w:val="24"/>
            <w:szCs w:val="24"/>
          </w:rPr>
          <w:delText>s</w:delText>
        </w:r>
      </w:del>
      <w:r>
        <w:rPr>
          <w:sz w:val="24"/>
          <w:szCs w:val="24"/>
        </w:rPr>
        <w:t xml:space="preserve"> che aiutano a risolvere dei problemi comuni riscontrati anche nel nostro progetto.</w:t>
      </w:r>
    </w:p>
    <w:p w14:paraId="4AE52BF2" w14:textId="1F2C912E" w:rsidR="00D31F81" w:rsidRPr="00632EB1" w:rsidRDefault="00D31F81" w:rsidP="00632EB1">
      <w:pPr>
        <w:pStyle w:val="Paragrafoelenco"/>
        <w:widowControl/>
        <w:numPr>
          <w:ilvl w:val="0"/>
          <w:numId w:val="5"/>
        </w:numPr>
        <w:autoSpaceDE/>
        <w:autoSpaceDN/>
        <w:spacing w:line="259" w:lineRule="auto"/>
        <w:contextualSpacing/>
        <w:jc w:val="both"/>
        <w:rPr>
          <w:sz w:val="24"/>
          <w:szCs w:val="24"/>
        </w:rPr>
      </w:pPr>
      <w:r w:rsidRPr="00632EB1">
        <w:rPr>
          <w:sz w:val="24"/>
          <w:szCs w:val="24"/>
        </w:rPr>
        <w:t>Singleton Pattern</w:t>
      </w:r>
    </w:p>
    <w:p w14:paraId="54D3D002" w14:textId="239B9C96" w:rsidR="00D31F81" w:rsidRDefault="00D31F81" w:rsidP="00632EB1">
      <w:pPr>
        <w:pStyle w:val="Paragrafoelenco"/>
        <w:widowControl/>
        <w:numPr>
          <w:ilvl w:val="1"/>
          <w:numId w:val="5"/>
        </w:numPr>
        <w:autoSpaceDE/>
        <w:autoSpaceDN/>
        <w:spacing w:line="259" w:lineRule="auto"/>
        <w:contextualSpacing/>
        <w:jc w:val="both"/>
        <w:rPr>
          <w:ins w:id="236" w:author="Mattia Caprio" w:date="2021-02-01T12:54:00Z"/>
          <w:sz w:val="24"/>
          <w:szCs w:val="24"/>
        </w:rPr>
      </w:pPr>
      <w:r w:rsidRPr="00632EB1">
        <w:rPr>
          <w:sz w:val="24"/>
          <w:szCs w:val="24"/>
        </w:rPr>
        <w:t xml:space="preserve">Il singleton è un design pattern di tipo </w:t>
      </w:r>
      <w:proofErr w:type="spellStart"/>
      <w:r w:rsidRPr="00632EB1">
        <w:rPr>
          <w:sz w:val="24"/>
          <w:szCs w:val="24"/>
        </w:rPr>
        <w:t>creazionale</w:t>
      </w:r>
      <w:proofErr w:type="spellEnd"/>
      <w:r w:rsidRPr="00632EB1">
        <w:rPr>
          <w:sz w:val="24"/>
          <w:szCs w:val="24"/>
        </w:rPr>
        <w:t xml:space="preserve">, ed ha la funzione di garantire all’interno di un ambiente software un’unica istanza di una determinata classe, che nel caso del progetto </w:t>
      </w:r>
      <w:proofErr w:type="spellStart"/>
      <w:r w:rsidRPr="00632EB1">
        <w:rPr>
          <w:sz w:val="24"/>
          <w:szCs w:val="24"/>
        </w:rPr>
        <w:t>EaseLease</w:t>
      </w:r>
      <w:proofErr w:type="spellEnd"/>
      <w:r w:rsidRPr="00632EB1">
        <w:rPr>
          <w:sz w:val="24"/>
          <w:szCs w:val="24"/>
        </w:rPr>
        <w:t xml:space="preserve"> è la classe che si occuperà della connessione al DB.</w:t>
      </w:r>
    </w:p>
    <w:p w14:paraId="11CAE668" w14:textId="3CDA73DC" w:rsidR="00EF51F6" w:rsidRPr="00632EB1" w:rsidRDefault="00EF51F6" w:rsidP="000476BC">
      <w:pPr>
        <w:pStyle w:val="Paragrafoelenco"/>
        <w:widowControl/>
        <w:autoSpaceDE/>
        <w:autoSpaceDN/>
        <w:spacing w:line="259" w:lineRule="auto"/>
        <w:ind w:left="0" w:firstLine="0"/>
        <w:contextualSpacing/>
        <w:jc w:val="center"/>
        <w:rPr>
          <w:sz w:val="24"/>
          <w:szCs w:val="24"/>
        </w:rPr>
        <w:pPrChange w:id="237" w:author="Mattia Caprio" w:date="2021-02-01T12:58:00Z">
          <w:pPr>
            <w:pStyle w:val="Paragrafoelenco"/>
            <w:widowControl/>
            <w:numPr>
              <w:ilvl w:val="1"/>
              <w:numId w:val="5"/>
            </w:numPr>
            <w:autoSpaceDE/>
            <w:autoSpaceDN/>
            <w:spacing w:line="259" w:lineRule="auto"/>
            <w:ind w:left="1440" w:hanging="360"/>
            <w:contextualSpacing/>
            <w:jc w:val="both"/>
          </w:pPr>
        </w:pPrChange>
      </w:pPr>
      <w:ins w:id="238" w:author="Mattia Caprio" w:date="2021-02-01T12:55:00Z">
        <w:r>
          <w:rPr>
            <w:noProof/>
            <w:sz w:val="24"/>
            <w:szCs w:val="24"/>
          </w:rPr>
          <w:drawing>
            <wp:inline distT="0" distB="0" distL="0" distR="0" wp14:anchorId="34EF8C0D" wp14:editId="71D25CDC">
              <wp:extent cx="2537723" cy="1535374"/>
              <wp:effectExtent l="0" t="0" r="0" b="825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rotWithShape="1">
                      <a:blip r:embed="rId11">
                        <a:extLst>
                          <a:ext uri="{28A0092B-C50C-407E-A947-70E740481C1C}">
                            <a14:useLocalDpi xmlns:a14="http://schemas.microsoft.com/office/drawing/2010/main" val="0"/>
                          </a:ext>
                        </a:extLst>
                      </a:blip>
                      <a:srcRect l="-541" t="877" r="283" b="135"/>
                      <a:stretch/>
                    </pic:blipFill>
                    <pic:spPr bwMode="auto">
                      <a:xfrm>
                        <a:off x="0" y="0"/>
                        <a:ext cx="2539408" cy="1536394"/>
                      </a:xfrm>
                      <a:prstGeom prst="rect">
                        <a:avLst/>
                      </a:prstGeom>
                      <a:ln>
                        <a:noFill/>
                      </a:ln>
                      <a:extLst>
                        <a:ext uri="{53640926-AAD7-44D8-BBD7-CCE9431645EC}">
                          <a14:shadowObscured xmlns:a14="http://schemas.microsoft.com/office/drawing/2010/main"/>
                        </a:ext>
                      </a:extLst>
                    </pic:spPr>
                  </pic:pic>
                </a:graphicData>
              </a:graphic>
            </wp:inline>
          </w:drawing>
        </w:r>
      </w:ins>
    </w:p>
    <w:p w14:paraId="5CDFC88C" w14:textId="77777777" w:rsidR="00D31F81" w:rsidRPr="00632EB1" w:rsidRDefault="00D31F81" w:rsidP="00632EB1">
      <w:pPr>
        <w:pStyle w:val="Paragrafoelenco"/>
        <w:widowControl/>
        <w:numPr>
          <w:ilvl w:val="0"/>
          <w:numId w:val="5"/>
        </w:numPr>
        <w:autoSpaceDE/>
        <w:autoSpaceDN/>
        <w:spacing w:line="259" w:lineRule="auto"/>
        <w:contextualSpacing/>
        <w:jc w:val="both"/>
        <w:rPr>
          <w:sz w:val="24"/>
          <w:szCs w:val="24"/>
        </w:rPr>
      </w:pPr>
      <w:r w:rsidRPr="00632EB1">
        <w:rPr>
          <w:sz w:val="24"/>
          <w:szCs w:val="24"/>
        </w:rPr>
        <w:t>Proxy Pattern</w:t>
      </w:r>
    </w:p>
    <w:p w14:paraId="101D8B50" w14:textId="6D3EAFA0" w:rsidR="00D31F81" w:rsidRDefault="00D31F81" w:rsidP="00632EB1">
      <w:pPr>
        <w:pStyle w:val="Paragrafoelenco"/>
        <w:widowControl/>
        <w:numPr>
          <w:ilvl w:val="1"/>
          <w:numId w:val="5"/>
        </w:numPr>
        <w:autoSpaceDE/>
        <w:autoSpaceDN/>
        <w:spacing w:line="259" w:lineRule="auto"/>
        <w:contextualSpacing/>
        <w:jc w:val="both"/>
        <w:rPr>
          <w:ins w:id="239" w:author="Mattia Caprio" w:date="2021-02-01T12:55:00Z"/>
          <w:sz w:val="24"/>
          <w:szCs w:val="24"/>
        </w:rPr>
      </w:pPr>
      <w:r w:rsidRPr="00632EB1">
        <w:rPr>
          <w:sz w:val="24"/>
          <w:szCs w:val="24"/>
        </w:rPr>
        <w:t>Il proxy è un design pattern di tipo strutturale che fornisce un’interfaccia per oggetti che richiedono risorse e tempo per essere creati, e nel nostro caso verrà utilizzato per inviare delle e-mail agli utenti della piattaforma tramite la libreria “</w:t>
      </w:r>
      <w:proofErr w:type="spellStart"/>
      <w:r w:rsidRPr="00632EB1">
        <w:rPr>
          <w:sz w:val="24"/>
          <w:szCs w:val="24"/>
        </w:rPr>
        <w:t>JavaMail</w:t>
      </w:r>
      <w:proofErr w:type="spellEnd"/>
      <w:r w:rsidRPr="00632EB1">
        <w:rPr>
          <w:sz w:val="24"/>
          <w:szCs w:val="24"/>
        </w:rPr>
        <w:t>”.</w:t>
      </w:r>
    </w:p>
    <w:p w14:paraId="18E46EAF" w14:textId="5B70C8A2" w:rsidR="00EF51F6" w:rsidRPr="00632EB1" w:rsidRDefault="000476BC" w:rsidP="000476BC">
      <w:pPr>
        <w:pStyle w:val="Paragrafoelenco"/>
        <w:widowControl/>
        <w:autoSpaceDE/>
        <w:autoSpaceDN/>
        <w:spacing w:line="259" w:lineRule="auto"/>
        <w:ind w:left="0" w:firstLine="0"/>
        <w:contextualSpacing/>
        <w:jc w:val="center"/>
        <w:rPr>
          <w:sz w:val="24"/>
          <w:szCs w:val="24"/>
        </w:rPr>
        <w:pPrChange w:id="240" w:author="Mattia Caprio" w:date="2021-02-01T12:58:00Z">
          <w:pPr>
            <w:pStyle w:val="Paragrafoelenco"/>
            <w:widowControl/>
            <w:numPr>
              <w:ilvl w:val="1"/>
              <w:numId w:val="5"/>
            </w:numPr>
            <w:autoSpaceDE/>
            <w:autoSpaceDN/>
            <w:spacing w:line="259" w:lineRule="auto"/>
            <w:ind w:left="1440" w:hanging="360"/>
            <w:contextualSpacing/>
            <w:jc w:val="both"/>
          </w:pPr>
        </w:pPrChange>
      </w:pPr>
      <w:ins w:id="241" w:author="Mattia Caprio" w:date="2021-02-01T12:56:00Z">
        <w:r>
          <w:rPr>
            <w:noProof/>
            <w:sz w:val="24"/>
            <w:szCs w:val="24"/>
          </w:rPr>
          <w:drawing>
            <wp:inline distT="0" distB="0" distL="0" distR="0" wp14:anchorId="10CDE744" wp14:editId="667F41C9">
              <wp:extent cx="5200650" cy="12668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
                        <a:extLst>
                          <a:ext uri="{28A0092B-C50C-407E-A947-70E740481C1C}">
                            <a14:useLocalDpi xmlns:a14="http://schemas.microsoft.com/office/drawing/2010/main" val="0"/>
                          </a:ext>
                        </a:extLst>
                      </a:blip>
                      <a:stretch>
                        <a:fillRect/>
                      </a:stretch>
                    </pic:blipFill>
                    <pic:spPr>
                      <a:xfrm>
                        <a:off x="0" y="0"/>
                        <a:ext cx="5200650" cy="1266825"/>
                      </a:xfrm>
                      <a:prstGeom prst="rect">
                        <a:avLst/>
                      </a:prstGeom>
                    </pic:spPr>
                  </pic:pic>
                </a:graphicData>
              </a:graphic>
            </wp:inline>
          </w:drawing>
        </w:r>
      </w:ins>
    </w:p>
    <w:p w14:paraId="35B7FE1F" w14:textId="77777777" w:rsidR="000476BC" w:rsidRDefault="000476BC" w:rsidP="000476BC">
      <w:pPr>
        <w:pStyle w:val="Paragrafoelenco"/>
        <w:widowControl/>
        <w:autoSpaceDE/>
        <w:autoSpaceDN/>
        <w:spacing w:line="259" w:lineRule="auto"/>
        <w:ind w:left="720" w:firstLine="0"/>
        <w:contextualSpacing/>
        <w:jc w:val="both"/>
        <w:rPr>
          <w:ins w:id="242" w:author="Mattia Caprio" w:date="2021-02-01T12:57:00Z"/>
          <w:sz w:val="24"/>
          <w:szCs w:val="24"/>
        </w:rPr>
        <w:pPrChange w:id="243" w:author="Mattia Caprio" w:date="2021-02-01T12:57:00Z">
          <w:pPr>
            <w:pStyle w:val="Paragrafoelenco"/>
            <w:widowControl/>
            <w:numPr>
              <w:numId w:val="5"/>
            </w:numPr>
            <w:autoSpaceDE/>
            <w:autoSpaceDN/>
            <w:spacing w:line="259" w:lineRule="auto"/>
            <w:ind w:left="720" w:hanging="360"/>
            <w:contextualSpacing/>
            <w:jc w:val="both"/>
          </w:pPr>
        </w:pPrChange>
      </w:pPr>
    </w:p>
    <w:p w14:paraId="0C8D874A" w14:textId="77777777" w:rsidR="000476BC" w:rsidRDefault="000476BC" w:rsidP="000476BC">
      <w:pPr>
        <w:pStyle w:val="Paragrafoelenco"/>
        <w:widowControl/>
        <w:autoSpaceDE/>
        <w:autoSpaceDN/>
        <w:spacing w:line="259" w:lineRule="auto"/>
        <w:ind w:left="720" w:firstLine="0"/>
        <w:contextualSpacing/>
        <w:jc w:val="both"/>
        <w:rPr>
          <w:ins w:id="244" w:author="Mattia Caprio" w:date="2021-02-01T12:57:00Z"/>
          <w:sz w:val="24"/>
          <w:szCs w:val="24"/>
        </w:rPr>
        <w:pPrChange w:id="245" w:author="Mattia Caprio" w:date="2021-02-01T12:57:00Z">
          <w:pPr>
            <w:pStyle w:val="Paragrafoelenco"/>
            <w:widowControl/>
            <w:numPr>
              <w:numId w:val="5"/>
            </w:numPr>
            <w:autoSpaceDE/>
            <w:autoSpaceDN/>
            <w:spacing w:line="259" w:lineRule="auto"/>
            <w:ind w:left="720" w:hanging="360"/>
            <w:contextualSpacing/>
            <w:jc w:val="both"/>
          </w:pPr>
        </w:pPrChange>
      </w:pPr>
    </w:p>
    <w:p w14:paraId="0AD2C41E" w14:textId="77777777" w:rsidR="000476BC" w:rsidRDefault="000476BC" w:rsidP="000476BC">
      <w:pPr>
        <w:pStyle w:val="Paragrafoelenco"/>
        <w:widowControl/>
        <w:autoSpaceDE/>
        <w:autoSpaceDN/>
        <w:spacing w:line="259" w:lineRule="auto"/>
        <w:ind w:left="720" w:firstLine="0"/>
        <w:contextualSpacing/>
        <w:jc w:val="both"/>
        <w:rPr>
          <w:ins w:id="246" w:author="Mattia Caprio" w:date="2021-02-01T12:57:00Z"/>
          <w:sz w:val="24"/>
          <w:szCs w:val="24"/>
        </w:rPr>
        <w:pPrChange w:id="247" w:author="Mattia Caprio" w:date="2021-02-01T12:57:00Z">
          <w:pPr>
            <w:pStyle w:val="Paragrafoelenco"/>
            <w:widowControl/>
            <w:numPr>
              <w:numId w:val="5"/>
            </w:numPr>
            <w:autoSpaceDE/>
            <w:autoSpaceDN/>
            <w:spacing w:line="259" w:lineRule="auto"/>
            <w:ind w:left="720" w:hanging="360"/>
            <w:contextualSpacing/>
            <w:jc w:val="both"/>
          </w:pPr>
        </w:pPrChange>
      </w:pPr>
    </w:p>
    <w:p w14:paraId="51F0D9D3" w14:textId="77777777" w:rsidR="000476BC" w:rsidRDefault="000476BC" w:rsidP="000476BC">
      <w:pPr>
        <w:pStyle w:val="Paragrafoelenco"/>
        <w:widowControl/>
        <w:autoSpaceDE/>
        <w:autoSpaceDN/>
        <w:spacing w:line="259" w:lineRule="auto"/>
        <w:ind w:left="720" w:firstLine="0"/>
        <w:contextualSpacing/>
        <w:jc w:val="both"/>
        <w:rPr>
          <w:ins w:id="248" w:author="Mattia Caprio" w:date="2021-02-01T12:57:00Z"/>
          <w:sz w:val="24"/>
          <w:szCs w:val="24"/>
        </w:rPr>
        <w:pPrChange w:id="249" w:author="Mattia Caprio" w:date="2021-02-01T12:57:00Z">
          <w:pPr>
            <w:pStyle w:val="Paragrafoelenco"/>
            <w:widowControl/>
            <w:numPr>
              <w:numId w:val="5"/>
            </w:numPr>
            <w:autoSpaceDE/>
            <w:autoSpaceDN/>
            <w:spacing w:line="259" w:lineRule="auto"/>
            <w:ind w:left="720" w:hanging="360"/>
            <w:contextualSpacing/>
            <w:jc w:val="both"/>
          </w:pPr>
        </w:pPrChange>
      </w:pPr>
    </w:p>
    <w:p w14:paraId="5876377B" w14:textId="52BA58E3" w:rsidR="00D31F81" w:rsidRPr="00632EB1" w:rsidRDefault="00D31F81" w:rsidP="00632EB1">
      <w:pPr>
        <w:pStyle w:val="Paragrafoelenco"/>
        <w:widowControl/>
        <w:numPr>
          <w:ilvl w:val="0"/>
          <w:numId w:val="5"/>
        </w:numPr>
        <w:autoSpaceDE/>
        <w:autoSpaceDN/>
        <w:spacing w:line="259" w:lineRule="auto"/>
        <w:contextualSpacing/>
        <w:jc w:val="both"/>
        <w:rPr>
          <w:sz w:val="24"/>
          <w:szCs w:val="24"/>
        </w:rPr>
      </w:pPr>
      <w:r w:rsidRPr="00632EB1">
        <w:rPr>
          <w:sz w:val="24"/>
          <w:szCs w:val="24"/>
        </w:rPr>
        <w:lastRenderedPageBreak/>
        <w:t>DAO Pattern</w:t>
      </w:r>
    </w:p>
    <w:p w14:paraId="4A3B4519" w14:textId="2E4166F9" w:rsidR="00D31F81" w:rsidDel="000476BC" w:rsidRDefault="00D31F81">
      <w:pPr>
        <w:pStyle w:val="Paragrafoelenco"/>
        <w:widowControl/>
        <w:numPr>
          <w:ilvl w:val="1"/>
          <w:numId w:val="5"/>
        </w:numPr>
        <w:autoSpaceDE/>
        <w:autoSpaceDN/>
        <w:spacing w:after="240" w:line="259" w:lineRule="auto"/>
        <w:contextualSpacing/>
        <w:jc w:val="both"/>
        <w:rPr>
          <w:del w:id="250" w:author="Mattia Caprio" w:date="2021-01-30T20:58:00Z"/>
          <w:sz w:val="24"/>
          <w:szCs w:val="24"/>
        </w:rPr>
      </w:pPr>
      <w:r w:rsidRPr="00632EB1">
        <w:rPr>
          <w:sz w:val="24"/>
          <w:szCs w:val="24"/>
        </w:rPr>
        <w:t>Il DAO è un design pattern di tipo architetturale per il basso livello di accesso ai dati e quindi per la gestione della persistenza. Nel nostro progetto saranno quindi delle classi con i relativi metodi che andranno a rappresentare le entità individuate nel DB, con lo scopo quindi di separare la logica di business e l’accesso diretto ai dati persistenti.</w:t>
      </w:r>
    </w:p>
    <w:p w14:paraId="1E182C76" w14:textId="77777777" w:rsidR="000476BC" w:rsidRPr="00632EB1" w:rsidRDefault="000476BC" w:rsidP="000476BC">
      <w:pPr>
        <w:pStyle w:val="Paragrafoelenco"/>
        <w:widowControl/>
        <w:autoSpaceDE/>
        <w:autoSpaceDN/>
        <w:spacing w:after="240" w:line="259" w:lineRule="auto"/>
        <w:ind w:left="1440" w:firstLine="0"/>
        <w:contextualSpacing/>
        <w:jc w:val="both"/>
        <w:rPr>
          <w:ins w:id="251" w:author="Mattia Caprio" w:date="2021-02-01T12:57:00Z"/>
          <w:sz w:val="24"/>
          <w:szCs w:val="24"/>
        </w:rPr>
        <w:pPrChange w:id="252" w:author="Mattia Caprio" w:date="2021-02-01T12:57:00Z">
          <w:pPr>
            <w:pStyle w:val="Paragrafoelenco"/>
            <w:widowControl/>
            <w:numPr>
              <w:ilvl w:val="1"/>
              <w:numId w:val="5"/>
            </w:numPr>
            <w:autoSpaceDE/>
            <w:autoSpaceDN/>
            <w:spacing w:line="259" w:lineRule="auto"/>
            <w:ind w:left="1440" w:hanging="360"/>
            <w:contextualSpacing/>
            <w:jc w:val="both"/>
          </w:pPr>
        </w:pPrChange>
      </w:pPr>
    </w:p>
    <w:p w14:paraId="5ED69AA2" w14:textId="11E5CE24" w:rsidR="00D31F81" w:rsidRPr="00636E81" w:rsidDel="00636E81" w:rsidRDefault="000476BC" w:rsidP="004A7B75">
      <w:pPr>
        <w:pStyle w:val="Paragrafoelenco"/>
        <w:widowControl/>
        <w:autoSpaceDE/>
        <w:autoSpaceDN/>
        <w:spacing w:line="259" w:lineRule="auto"/>
        <w:ind w:left="0" w:firstLine="0"/>
        <w:contextualSpacing/>
        <w:jc w:val="center"/>
        <w:rPr>
          <w:del w:id="253" w:author="Mattia Caprio" w:date="2021-01-30T20:58:00Z"/>
          <w:b/>
          <w:bCs/>
          <w:sz w:val="24"/>
          <w:szCs w:val="24"/>
          <w:rPrChange w:id="254" w:author="Mattia Caprio" w:date="2021-01-30T20:58:00Z">
            <w:rPr>
              <w:del w:id="255" w:author="Mattia Caprio" w:date="2021-01-30T20:58:00Z"/>
            </w:rPr>
          </w:rPrChange>
        </w:rPr>
        <w:pPrChange w:id="256" w:author="Mattia Caprio" w:date="2021-02-01T13:00:00Z">
          <w:pPr/>
        </w:pPrChange>
      </w:pPr>
      <w:ins w:id="257" w:author="Mattia Caprio" w:date="2021-02-01T12:58:00Z">
        <w:r>
          <w:rPr>
            <w:b/>
            <w:bCs/>
            <w:noProof/>
            <w:sz w:val="24"/>
            <w:szCs w:val="24"/>
          </w:rPr>
          <w:drawing>
            <wp:inline distT="0" distB="0" distL="0" distR="0" wp14:anchorId="3821F18D" wp14:editId="0CE4D964">
              <wp:extent cx="2667000" cy="194310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667000" cy="1943100"/>
                      </a:xfrm>
                      <a:prstGeom prst="rect">
                        <a:avLst/>
                      </a:prstGeom>
                    </pic:spPr>
                  </pic:pic>
                </a:graphicData>
              </a:graphic>
            </wp:inline>
          </w:drawing>
        </w:r>
      </w:ins>
    </w:p>
    <w:p w14:paraId="69F72EC9" w14:textId="77777777" w:rsidR="00D31F81" w:rsidRDefault="00D31F81" w:rsidP="004A7B75">
      <w:pPr>
        <w:pStyle w:val="Paragrafoelenco"/>
        <w:widowControl/>
        <w:autoSpaceDE/>
        <w:autoSpaceDN/>
        <w:spacing w:line="259" w:lineRule="auto"/>
        <w:ind w:left="0" w:firstLine="0"/>
        <w:contextualSpacing/>
        <w:jc w:val="center"/>
        <w:pPrChange w:id="258" w:author="Mattia Caprio" w:date="2021-02-01T13:00:00Z">
          <w:pPr/>
        </w:pPrChange>
      </w:pPr>
    </w:p>
    <w:p w14:paraId="3C58284D" w14:textId="77777777" w:rsidR="008945B6" w:rsidRPr="002341FB" w:rsidRDefault="0050537A">
      <w:pPr>
        <w:pStyle w:val="Titolo2"/>
        <w:numPr>
          <w:ilvl w:val="1"/>
          <w:numId w:val="3"/>
        </w:numPr>
        <w:tabs>
          <w:tab w:val="left" w:pos="498"/>
        </w:tabs>
        <w:ind w:left="497" w:hanging="385"/>
        <w:jc w:val="both"/>
        <w:rPr>
          <w:sz w:val="26"/>
          <w:szCs w:val="26"/>
        </w:rPr>
      </w:pPr>
      <w:r w:rsidRPr="002341FB">
        <w:rPr>
          <w:sz w:val="26"/>
          <w:szCs w:val="26"/>
        </w:rPr>
        <w:t>Linee guida per la documentazione delle</w:t>
      </w:r>
      <w:r w:rsidRPr="002341FB">
        <w:rPr>
          <w:spacing w:val="1"/>
          <w:sz w:val="26"/>
          <w:szCs w:val="26"/>
        </w:rPr>
        <w:t xml:space="preserve"> </w:t>
      </w:r>
      <w:r w:rsidRPr="002341FB">
        <w:rPr>
          <w:sz w:val="26"/>
          <w:szCs w:val="26"/>
        </w:rPr>
        <w:t>interfacce</w:t>
      </w:r>
    </w:p>
    <w:p w14:paraId="1140E29C" w14:textId="1707BF25" w:rsidR="008945B6" w:rsidDel="002D1077" w:rsidRDefault="00632EB1">
      <w:pPr>
        <w:pStyle w:val="Corpotesto"/>
        <w:spacing w:after="240"/>
        <w:ind w:left="112"/>
        <w:jc w:val="both"/>
        <w:rPr>
          <w:del w:id="259" w:author="Mattia Caprio" w:date="2021-01-30T21:02:00Z"/>
        </w:rPr>
      </w:pPr>
      <w:del w:id="260" w:author="Mattia Caprio" w:date="2021-01-30T21:02:00Z">
        <w:r w:rsidRPr="002341FB" w:rsidDel="00636E81">
          <w:delText>Qui di</w:delText>
        </w:r>
      </w:del>
      <w:ins w:id="261" w:author="Mattia Caprio" w:date="2021-01-30T21:02:00Z">
        <w:r w:rsidR="00636E81">
          <w:t>Di</w:t>
        </w:r>
      </w:ins>
      <w:r w:rsidRPr="002341FB">
        <w:t xml:space="preserve"> seguito verranno stabilite le linee guida da seguire da parte degli sviluppatori del sistema al fine di essere consistenti per l’intero progetto e quindi facilitare la comprensione di ogni funzionalità del sistema </w:t>
      </w:r>
      <w:proofErr w:type="gramStart"/>
      <w:r w:rsidRPr="002341FB">
        <w:t>all’intero team</w:t>
      </w:r>
      <w:proofErr w:type="gramEnd"/>
      <w:r w:rsidRPr="002341FB">
        <w:t>.</w:t>
      </w:r>
    </w:p>
    <w:p w14:paraId="1F3C9987" w14:textId="5829E68E" w:rsidR="002D1077" w:rsidRDefault="002D1077">
      <w:pPr>
        <w:pStyle w:val="Corpotesto"/>
        <w:spacing w:after="240"/>
        <w:ind w:left="112"/>
        <w:jc w:val="both"/>
        <w:rPr>
          <w:ins w:id="262" w:author="Mattia Caprio" w:date="2021-01-31T23:58:00Z"/>
        </w:rPr>
      </w:pPr>
    </w:p>
    <w:p w14:paraId="01424408" w14:textId="58AEFE03" w:rsidR="008945B6" w:rsidRPr="002341FB" w:rsidDel="000476BC" w:rsidRDefault="008945B6">
      <w:pPr>
        <w:pStyle w:val="Corpotesto"/>
        <w:spacing w:after="240"/>
        <w:ind w:left="112"/>
        <w:jc w:val="both"/>
        <w:rPr>
          <w:del w:id="263" w:author="Mattia Caprio" w:date="2021-02-01T12:59:00Z"/>
          <w:sz w:val="28"/>
        </w:rPr>
        <w:pPrChange w:id="264" w:author="Mattia Caprio" w:date="2021-01-30T21:02:00Z">
          <w:pPr>
            <w:pStyle w:val="Corpotesto"/>
            <w:spacing w:before="11"/>
          </w:pPr>
        </w:pPrChange>
      </w:pPr>
    </w:p>
    <w:p w14:paraId="663893B6" w14:textId="77777777" w:rsidR="008945B6" w:rsidRPr="002341FB" w:rsidRDefault="0050537A">
      <w:pPr>
        <w:pStyle w:val="Titolo3"/>
        <w:numPr>
          <w:ilvl w:val="2"/>
          <w:numId w:val="2"/>
        </w:numPr>
        <w:tabs>
          <w:tab w:val="left" w:pos="637"/>
        </w:tabs>
        <w:ind w:hanging="524"/>
        <w:rPr>
          <w:sz w:val="24"/>
          <w:szCs w:val="24"/>
        </w:rPr>
      </w:pPr>
      <w:r w:rsidRPr="002341FB">
        <w:rPr>
          <w:sz w:val="24"/>
          <w:szCs w:val="24"/>
        </w:rPr>
        <w:t>Classi e Interfacce Java</w:t>
      </w:r>
    </w:p>
    <w:p w14:paraId="551606EA" w14:textId="3A923134" w:rsidR="00632EB1" w:rsidDel="009D789A" w:rsidRDefault="00632EB1">
      <w:pPr>
        <w:ind w:left="112"/>
        <w:jc w:val="both"/>
        <w:rPr>
          <w:del w:id="265" w:author="Mattia Caprio" w:date="2021-01-30T21:02:00Z"/>
          <w:sz w:val="24"/>
          <w:szCs w:val="24"/>
        </w:rPr>
      </w:pPr>
      <w:r w:rsidRPr="002341FB">
        <w:rPr>
          <w:sz w:val="24"/>
          <w:szCs w:val="24"/>
        </w:rPr>
        <w:t xml:space="preserve">Lo standard </w:t>
      </w:r>
      <w:del w:id="266" w:author="Mattia Caprio" w:date="2021-01-30T21:05:00Z">
        <w:r w:rsidRPr="002341FB" w:rsidDel="008E099E">
          <w:rPr>
            <w:sz w:val="24"/>
            <w:szCs w:val="24"/>
          </w:rPr>
          <w:delText>che andremo ad utilizzare</w:delText>
        </w:r>
      </w:del>
      <w:ins w:id="267" w:author="Mattia Caprio" w:date="2021-01-30T21:05:00Z">
        <w:r w:rsidR="008E099E">
          <w:rPr>
            <w:sz w:val="24"/>
            <w:szCs w:val="24"/>
          </w:rPr>
          <w:t>che verrà utilizzato</w:t>
        </w:r>
      </w:ins>
      <w:r w:rsidRPr="002341FB">
        <w:rPr>
          <w:sz w:val="24"/>
          <w:szCs w:val="24"/>
        </w:rPr>
        <w:t xml:space="preserve"> nella definizione di classi o interfacce Java è il code style definito da Google. Quindi ogni relativa documentazione dovrà seguire le relative linee guida.</w:t>
      </w:r>
    </w:p>
    <w:p w14:paraId="15766E96" w14:textId="7B7D2A09" w:rsidR="009D789A" w:rsidRDefault="009D789A" w:rsidP="00632EB1">
      <w:pPr>
        <w:ind w:left="112"/>
        <w:jc w:val="both"/>
        <w:rPr>
          <w:ins w:id="268" w:author="Mattia Caprio" w:date="2021-01-31T20:46:00Z"/>
          <w:sz w:val="24"/>
          <w:szCs w:val="24"/>
        </w:rPr>
      </w:pPr>
    </w:p>
    <w:p w14:paraId="6CD7DD38" w14:textId="647412A7" w:rsidR="009D789A" w:rsidRPr="009D789A" w:rsidRDefault="009D789A" w:rsidP="00632EB1">
      <w:pPr>
        <w:ind w:left="112"/>
        <w:jc w:val="both"/>
        <w:rPr>
          <w:ins w:id="269" w:author="Mattia Caprio" w:date="2021-01-31T20:46:00Z"/>
          <w:b/>
          <w:bCs/>
          <w:sz w:val="24"/>
          <w:szCs w:val="24"/>
          <w:rPrChange w:id="270" w:author="Mattia Caprio" w:date="2021-01-31T20:48:00Z">
            <w:rPr>
              <w:ins w:id="271" w:author="Mattia Caprio" w:date="2021-01-31T20:46:00Z"/>
              <w:sz w:val="24"/>
              <w:szCs w:val="24"/>
            </w:rPr>
          </w:rPrChange>
        </w:rPr>
      </w:pPr>
    </w:p>
    <w:p w14:paraId="40DAB9AE" w14:textId="73BA7E7A" w:rsidR="008945B6" w:rsidRPr="002D1077" w:rsidRDefault="002D1077">
      <w:pPr>
        <w:ind w:left="112"/>
        <w:jc w:val="both"/>
        <w:rPr>
          <w:b/>
          <w:bCs/>
          <w:rPrChange w:id="272" w:author="Mattia Caprio" w:date="2021-01-31T23:56:00Z">
            <w:rPr/>
          </w:rPrChange>
        </w:rPr>
        <w:pPrChange w:id="273" w:author="Mattia Caprio" w:date="2021-01-31T23:56:00Z">
          <w:pPr>
            <w:pStyle w:val="Corpotesto"/>
            <w:spacing w:before="10"/>
          </w:pPr>
        </w:pPrChange>
      </w:pPr>
      <w:ins w:id="274" w:author="Mattia Caprio" w:date="2021-01-31T23:56:00Z">
        <w:r>
          <w:rPr>
            <w:b/>
            <w:bCs/>
            <w:noProof/>
            <w:sz w:val="24"/>
            <w:szCs w:val="24"/>
          </w:rPr>
          <w:drawing>
            <wp:anchor distT="0" distB="0" distL="114300" distR="114300" simplePos="0" relativeHeight="487035904" behindDoc="0" locked="0" layoutInCell="1" allowOverlap="1" wp14:anchorId="26735F7B" wp14:editId="3D801238">
              <wp:simplePos x="0" y="0"/>
              <wp:positionH relativeFrom="margin">
                <wp:align>right</wp:align>
              </wp:positionH>
              <wp:positionV relativeFrom="paragraph">
                <wp:posOffset>6350</wp:posOffset>
              </wp:positionV>
              <wp:extent cx="2877185" cy="2893695"/>
              <wp:effectExtent l="0" t="0" r="0" b="1905"/>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77185" cy="2893695"/>
                      </a:xfrm>
                      <a:prstGeom prst="rect">
                        <a:avLst/>
                      </a:prstGeom>
                    </pic:spPr>
                  </pic:pic>
                </a:graphicData>
              </a:graphic>
              <wp14:sizeRelH relativeFrom="margin">
                <wp14:pctWidth>0</wp14:pctWidth>
              </wp14:sizeRelH>
              <wp14:sizeRelV relativeFrom="margin">
                <wp14:pctHeight>0</wp14:pctHeight>
              </wp14:sizeRelV>
            </wp:anchor>
          </w:drawing>
        </w:r>
      </w:ins>
      <w:ins w:id="275" w:author="Mattia Caprio" w:date="2021-01-31T23:55:00Z">
        <w:r>
          <w:rPr>
            <w:b/>
            <w:bCs/>
            <w:noProof/>
            <w:sz w:val="24"/>
            <w:szCs w:val="24"/>
          </w:rPr>
          <w:drawing>
            <wp:inline distT="0" distB="0" distL="0" distR="0" wp14:anchorId="363884A4" wp14:editId="3AEFE9FC">
              <wp:extent cx="3001993" cy="3592937"/>
              <wp:effectExtent l="0" t="0" r="8255" b="762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008848" cy="3601141"/>
                      </a:xfrm>
                      <a:prstGeom prst="rect">
                        <a:avLst/>
                      </a:prstGeom>
                    </pic:spPr>
                  </pic:pic>
                </a:graphicData>
              </a:graphic>
            </wp:inline>
          </w:drawing>
        </w:r>
      </w:ins>
    </w:p>
    <w:p w14:paraId="22123023" w14:textId="77777777" w:rsidR="008945B6" w:rsidRPr="002341FB" w:rsidRDefault="0050537A">
      <w:pPr>
        <w:pStyle w:val="Titolo3"/>
        <w:numPr>
          <w:ilvl w:val="2"/>
          <w:numId w:val="2"/>
        </w:numPr>
        <w:tabs>
          <w:tab w:val="left" w:pos="656"/>
        </w:tabs>
        <w:spacing w:before="240"/>
        <w:ind w:left="655" w:hanging="543"/>
        <w:rPr>
          <w:sz w:val="24"/>
          <w:szCs w:val="24"/>
        </w:rPr>
        <w:pPrChange w:id="276" w:author="Mattia Caprio" w:date="2021-01-30T21:03:00Z">
          <w:pPr>
            <w:pStyle w:val="Titolo3"/>
            <w:numPr>
              <w:ilvl w:val="2"/>
              <w:numId w:val="2"/>
            </w:numPr>
            <w:tabs>
              <w:tab w:val="left" w:pos="656"/>
            </w:tabs>
            <w:ind w:left="636" w:hanging="523"/>
          </w:pPr>
        </w:pPrChange>
      </w:pPr>
      <w:bookmarkStart w:id="277" w:name="1.4.2_Java_Servlet_Pages_(JSP)"/>
      <w:bookmarkStart w:id="278" w:name="_bookmark6"/>
      <w:bookmarkEnd w:id="277"/>
      <w:bookmarkEnd w:id="278"/>
      <w:r w:rsidRPr="002341FB">
        <w:rPr>
          <w:sz w:val="24"/>
          <w:szCs w:val="24"/>
        </w:rPr>
        <w:t xml:space="preserve">Java </w:t>
      </w:r>
      <w:proofErr w:type="spellStart"/>
      <w:r w:rsidRPr="002341FB">
        <w:rPr>
          <w:sz w:val="24"/>
          <w:szCs w:val="24"/>
        </w:rPr>
        <w:t>Servlet</w:t>
      </w:r>
      <w:proofErr w:type="spellEnd"/>
      <w:r w:rsidRPr="002341FB">
        <w:rPr>
          <w:sz w:val="24"/>
          <w:szCs w:val="24"/>
        </w:rPr>
        <w:t xml:space="preserve"> Pages</w:t>
      </w:r>
      <w:r w:rsidRPr="002341FB">
        <w:rPr>
          <w:spacing w:val="2"/>
          <w:sz w:val="24"/>
          <w:szCs w:val="24"/>
        </w:rPr>
        <w:t xml:space="preserve"> </w:t>
      </w:r>
      <w:r w:rsidRPr="002341FB">
        <w:rPr>
          <w:sz w:val="24"/>
          <w:szCs w:val="24"/>
        </w:rPr>
        <w:t>(JSP)</w:t>
      </w:r>
    </w:p>
    <w:p w14:paraId="3AD93E89" w14:textId="5113790B" w:rsidR="00632EB1" w:rsidDel="004A7B75" w:rsidRDefault="00632EB1">
      <w:pPr>
        <w:spacing w:after="240"/>
        <w:ind w:left="112"/>
        <w:rPr>
          <w:del w:id="279" w:author="Mattia Caprio" w:date="2021-01-31T23:56:00Z"/>
          <w:sz w:val="24"/>
          <w:szCs w:val="24"/>
        </w:rPr>
      </w:pPr>
      <w:r w:rsidRPr="002341FB">
        <w:rPr>
          <w:sz w:val="24"/>
          <w:szCs w:val="24"/>
        </w:rPr>
        <w:t xml:space="preserve">Per quanto riguarda le convenzioni adottate per la stesura delle </w:t>
      </w:r>
      <w:proofErr w:type="spellStart"/>
      <w:r w:rsidRPr="002341FB">
        <w:rPr>
          <w:sz w:val="24"/>
          <w:szCs w:val="24"/>
        </w:rPr>
        <w:t>Servlet</w:t>
      </w:r>
      <w:proofErr w:type="spellEnd"/>
      <w:r w:rsidRPr="002341FB">
        <w:rPr>
          <w:sz w:val="24"/>
          <w:szCs w:val="24"/>
        </w:rPr>
        <w:t xml:space="preserve"> e le relative JSP è stato adottato lo standard Oracle.</w:t>
      </w:r>
    </w:p>
    <w:p w14:paraId="731772BC" w14:textId="77777777" w:rsidR="004A7B75" w:rsidRPr="002341FB" w:rsidRDefault="004A7B75">
      <w:pPr>
        <w:spacing w:after="240"/>
        <w:ind w:left="112"/>
        <w:rPr>
          <w:ins w:id="280" w:author="Mattia Caprio" w:date="2021-02-01T13:01:00Z"/>
          <w:sz w:val="24"/>
          <w:szCs w:val="24"/>
        </w:rPr>
        <w:pPrChange w:id="281" w:author="Mattia Caprio" w:date="2021-01-31T23:56:00Z">
          <w:pPr>
            <w:ind w:left="112"/>
          </w:pPr>
        </w:pPrChange>
      </w:pPr>
    </w:p>
    <w:p w14:paraId="56162973" w14:textId="77777777" w:rsidR="008945B6" w:rsidRPr="002341FB" w:rsidRDefault="008945B6">
      <w:pPr>
        <w:spacing w:after="240"/>
        <w:ind w:left="112"/>
        <w:pPrChange w:id="282" w:author="Mattia Caprio" w:date="2021-01-31T23:56:00Z">
          <w:pPr>
            <w:pStyle w:val="Corpotesto"/>
          </w:pPr>
        </w:pPrChange>
      </w:pPr>
    </w:p>
    <w:p w14:paraId="2B41088E" w14:textId="77777777" w:rsidR="008945B6" w:rsidRPr="002341FB" w:rsidRDefault="0050537A">
      <w:pPr>
        <w:pStyle w:val="Titolo3"/>
        <w:numPr>
          <w:ilvl w:val="2"/>
          <w:numId w:val="2"/>
        </w:numPr>
        <w:tabs>
          <w:tab w:val="left" w:pos="656"/>
        </w:tabs>
        <w:spacing w:before="178"/>
        <w:ind w:left="655" w:hanging="543"/>
        <w:rPr>
          <w:sz w:val="24"/>
          <w:szCs w:val="24"/>
        </w:rPr>
      </w:pPr>
      <w:bookmarkStart w:id="283" w:name="1.4.3_Pagine_HTML"/>
      <w:bookmarkStart w:id="284" w:name="_bookmark7"/>
      <w:bookmarkEnd w:id="283"/>
      <w:bookmarkEnd w:id="284"/>
      <w:r w:rsidRPr="002341FB">
        <w:rPr>
          <w:sz w:val="24"/>
          <w:szCs w:val="24"/>
        </w:rPr>
        <w:lastRenderedPageBreak/>
        <w:t>Pagine</w:t>
      </w:r>
      <w:r w:rsidRPr="002341FB">
        <w:rPr>
          <w:spacing w:val="-1"/>
          <w:sz w:val="24"/>
          <w:szCs w:val="24"/>
        </w:rPr>
        <w:t xml:space="preserve"> </w:t>
      </w:r>
      <w:r w:rsidRPr="002341FB">
        <w:rPr>
          <w:sz w:val="24"/>
          <w:szCs w:val="24"/>
        </w:rPr>
        <w:t>HTML</w:t>
      </w:r>
    </w:p>
    <w:p w14:paraId="58D5D645" w14:textId="62C28AE1" w:rsidR="008945B6" w:rsidRDefault="00632EB1" w:rsidP="00632EB1">
      <w:pPr>
        <w:pStyle w:val="Corpotesto"/>
        <w:ind w:left="112"/>
        <w:jc w:val="both"/>
        <w:rPr>
          <w:ins w:id="285" w:author="Mattia Caprio" w:date="2021-01-31T23:57:00Z"/>
        </w:rPr>
      </w:pPr>
      <w:r w:rsidRPr="002341FB">
        <w:t>Le pagine HTML devono essere conformi allo standard HTML5 e CSS3. Inoltre, il codice deve essere conforme alle linee guida descritte da Google.</w:t>
      </w:r>
    </w:p>
    <w:p w14:paraId="7EDE531C" w14:textId="67F74DBA" w:rsidR="002D1077" w:rsidRDefault="002D1077" w:rsidP="00632EB1">
      <w:pPr>
        <w:pStyle w:val="Corpotesto"/>
        <w:ind w:left="112"/>
        <w:jc w:val="both"/>
        <w:rPr>
          <w:ins w:id="286" w:author="Mattia Caprio" w:date="2021-01-31T23:58:00Z"/>
        </w:rPr>
      </w:pPr>
      <w:ins w:id="287" w:author="Mattia Caprio" w:date="2021-01-31T23:57:00Z">
        <w:r>
          <w:rPr>
            <w:noProof/>
          </w:rPr>
          <w:drawing>
            <wp:anchor distT="0" distB="0" distL="114300" distR="114300" simplePos="0" relativeHeight="487036928" behindDoc="0" locked="0" layoutInCell="1" allowOverlap="1" wp14:anchorId="581F80ED" wp14:editId="784EA9FF">
              <wp:simplePos x="0" y="0"/>
              <wp:positionH relativeFrom="margin">
                <wp:align>right</wp:align>
              </wp:positionH>
              <wp:positionV relativeFrom="paragraph">
                <wp:posOffset>11430</wp:posOffset>
              </wp:positionV>
              <wp:extent cx="3361055" cy="1414145"/>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361055" cy="1414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C81CFF3" wp14:editId="5704D631">
              <wp:extent cx="2208363" cy="2366103"/>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a:extLst>
                          <a:ext uri="{28A0092B-C50C-407E-A947-70E740481C1C}">
                            <a14:useLocalDpi xmlns:a14="http://schemas.microsoft.com/office/drawing/2010/main" val="0"/>
                          </a:ext>
                        </a:extLst>
                      </a:blip>
                      <a:stretch>
                        <a:fillRect/>
                      </a:stretch>
                    </pic:blipFill>
                    <pic:spPr>
                      <a:xfrm>
                        <a:off x="0" y="0"/>
                        <a:ext cx="2219980" cy="2378550"/>
                      </a:xfrm>
                      <a:prstGeom prst="rect">
                        <a:avLst/>
                      </a:prstGeom>
                    </pic:spPr>
                  </pic:pic>
                </a:graphicData>
              </a:graphic>
            </wp:inline>
          </w:drawing>
        </w:r>
      </w:ins>
    </w:p>
    <w:p w14:paraId="1AB3D766" w14:textId="7547C3C2" w:rsidR="002D1077" w:rsidRPr="002341FB" w:rsidDel="000476BC" w:rsidRDefault="002D1077" w:rsidP="00632EB1">
      <w:pPr>
        <w:pStyle w:val="Corpotesto"/>
        <w:ind w:left="112"/>
        <w:jc w:val="both"/>
        <w:rPr>
          <w:del w:id="288" w:author="Mattia Caprio" w:date="2021-02-01T12:59:00Z"/>
        </w:rPr>
      </w:pPr>
    </w:p>
    <w:p w14:paraId="1E89E7A4" w14:textId="79BA37C8" w:rsidR="008945B6" w:rsidRPr="002341FB" w:rsidRDefault="0050537A">
      <w:pPr>
        <w:pStyle w:val="Titolo3"/>
        <w:numPr>
          <w:ilvl w:val="2"/>
          <w:numId w:val="2"/>
        </w:numPr>
        <w:tabs>
          <w:tab w:val="left" w:pos="656"/>
        </w:tabs>
        <w:spacing w:before="194"/>
        <w:ind w:left="655" w:hanging="543"/>
        <w:rPr>
          <w:sz w:val="24"/>
          <w:szCs w:val="24"/>
        </w:rPr>
      </w:pPr>
      <w:bookmarkStart w:id="289" w:name="1.4.4_File_JavaScript"/>
      <w:bookmarkStart w:id="290" w:name="_bookmark8"/>
      <w:bookmarkEnd w:id="289"/>
      <w:bookmarkEnd w:id="290"/>
      <w:r w:rsidRPr="002341FB">
        <w:rPr>
          <w:sz w:val="24"/>
          <w:szCs w:val="24"/>
        </w:rPr>
        <w:t>File</w:t>
      </w:r>
      <w:r w:rsidRPr="002341FB">
        <w:rPr>
          <w:spacing w:val="-1"/>
          <w:sz w:val="24"/>
          <w:szCs w:val="24"/>
        </w:rPr>
        <w:t xml:space="preserve"> </w:t>
      </w:r>
      <w:r w:rsidRPr="002341FB">
        <w:rPr>
          <w:sz w:val="24"/>
          <w:szCs w:val="24"/>
        </w:rPr>
        <w:t>JavaScript</w:t>
      </w:r>
    </w:p>
    <w:p w14:paraId="23EC49A3" w14:textId="556A6F4F" w:rsidR="008945B6" w:rsidRDefault="00632EB1">
      <w:pPr>
        <w:pStyle w:val="Corpotesto"/>
        <w:ind w:left="112"/>
        <w:jc w:val="both"/>
        <w:rPr>
          <w:ins w:id="291" w:author="Mattia Caprio" w:date="2021-01-31T23:58:00Z"/>
        </w:rPr>
      </w:pPr>
      <w:r w:rsidRPr="002341FB">
        <w:t xml:space="preserve">Gli script </w:t>
      </w:r>
      <w:proofErr w:type="spellStart"/>
      <w:ins w:id="292" w:author="Mattia Caprio" w:date="2021-01-30T21:08:00Z">
        <w:r w:rsidR="00FA4742">
          <w:t>J</w:t>
        </w:r>
      </w:ins>
      <w:del w:id="293" w:author="Mattia Caprio" w:date="2021-01-30T21:08:00Z">
        <w:r w:rsidRPr="002341FB" w:rsidDel="00FA4742">
          <w:delText>j</w:delText>
        </w:r>
      </w:del>
      <w:r w:rsidRPr="002341FB">
        <w:t>avascript</w:t>
      </w:r>
      <w:proofErr w:type="spellEnd"/>
      <w:r w:rsidRPr="002341FB">
        <w:t xml:space="preserve"> e la relativa documentazione seguiranno le linee guide definite da Google nel proprio </w:t>
      </w:r>
      <w:proofErr w:type="spellStart"/>
      <w:r w:rsidRPr="002341FB">
        <w:t>CodeStyle</w:t>
      </w:r>
      <w:proofErr w:type="spellEnd"/>
      <w:r w:rsidRPr="002341FB">
        <w:t>.</w:t>
      </w:r>
    </w:p>
    <w:p w14:paraId="464E5847" w14:textId="7E20BC72" w:rsidR="002D1077" w:rsidRPr="002341FB" w:rsidRDefault="00AF7863">
      <w:pPr>
        <w:pStyle w:val="Corpotesto"/>
        <w:ind w:left="112"/>
        <w:jc w:val="both"/>
        <w:pPrChange w:id="294" w:author="Mattia Caprio" w:date="2021-01-30T21:08:00Z">
          <w:pPr>
            <w:pStyle w:val="Corpotesto"/>
            <w:ind w:left="112"/>
          </w:pPr>
        </w:pPrChange>
      </w:pPr>
      <w:ins w:id="295" w:author="Mattia Caprio" w:date="2021-02-01T00:03:00Z">
        <w:r>
          <w:rPr>
            <w:noProof/>
          </w:rPr>
          <w:drawing>
            <wp:anchor distT="0" distB="0" distL="114300" distR="114300" simplePos="0" relativeHeight="487037952" behindDoc="0" locked="0" layoutInCell="1" allowOverlap="1" wp14:anchorId="1C567DA4" wp14:editId="1F1C1248">
              <wp:simplePos x="0" y="0"/>
              <wp:positionH relativeFrom="margin">
                <wp:align>right</wp:align>
              </wp:positionH>
              <wp:positionV relativeFrom="paragraph">
                <wp:posOffset>7620</wp:posOffset>
              </wp:positionV>
              <wp:extent cx="2912110" cy="2078355"/>
              <wp:effectExtent l="0" t="0" r="2540" b="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rotWithShape="1">
                      <a:blip r:embed="rId18">
                        <a:extLst>
                          <a:ext uri="{28A0092B-C50C-407E-A947-70E740481C1C}">
                            <a14:useLocalDpi xmlns:a14="http://schemas.microsoft.com/office/drawing/2010/main" val="0"/>
                          </a:ext>
                        </a:extLst>
                      </a:blip>
                      <a:srcRect t="2380" b="-1"/>
                      <a:stretch/>
                    </pic:blipFill>
                    <pic:spPr bwMode="auto">
                      <a:xfrm>
                        <a:off x="0" y="0"/>
                        <a:ext cx="2912110"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296" w:author="Mattia Caprio" w:date="2021-02-01T00:02:00Z">
        <w:r>
          <w:rPr>
            <w:noProof/>
          </w:rPr>
          <w:drawing>
            <wp:inline distT="0" distB="0" distL="0" distR="0" wp14:anchorId="0D21CAC3" wp14:editId="4A9AC06F">
              <wp:extent cx="2931594" cy="2337758"/>
              <wp:effectExtent l="0" t="0" r="254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9">
                        <a:extLst>
                          <a:ext uri="{28A0092B-C50C-407E-A947-70E740481C1C}">
                            <a14:useLocalDpi xmlns:a14="http://schemas.microsoft.com/office/drawing/2010/main" val="0"/>
                          </a:ext>
                        </a:extLst>
                      </a:blip>
                      <a:stretch>
                        <a:fillRect/>
                      </a:stretch>
                    </pic:blipFill>
                    <pic:spPr>
                      <a:xfrm>
                        <a:off x="0" y="0"/>
                        <a:ext cx="2945008" cy="2348455"/>
                      </a:xfrm>
                      <a:prstGeom prst="rect">
                        <a:avLst/>
                      </a:prstGeom>
                    </pic:spPr>
                  </pic:pic>
                </a:graphicData>
              </a:graphic>
            </wp:inline>
          </w:drawing>
        </w:r>
      </w:ins>
    </w:p>
    <w:p w14:paraId="3AD1C277" w14:textId="20F135B2" w:rsidR="008945B6" w:rsidRPr="002341FB" w:rsidRDefault="00632EB1">
      <w:pPr>
        <w:pStyle w:val="Titolo3"/>
        <w:numPr>
          <w:ilvl w:val="2"/>
          <w:numId w:val="2"/>
        </w:numPr>
        <w:tabs>
          <w:tab w:val="left" w:pos="656"/>
        </w:tabs>
        <w:spacing w:before="159"/>
        <w:ind w:left="655" w:hanging="543"/>
        <w:rPr>
          <w:sz w:val="24"/>
          <w:szCs w:val="24"/>
        </w:rPr>
      </w:pPr>
      <w:bookmarkStart w:id="297" w:name="1.4.5_Fogli_di_stile_CSS"/>
      <w:bookmarkStart w:id="298" w:name="_bookmark9"/>
      <w:bookmarkEnd w:id="297"/>
      <w:bookmarkEnd w:id="298"/>
      <w:r w:rsidRPr="002341FB">
        <w:rPr>
          <w:sz w:val="24"/>
          <w:szCs w:val="24"/>
        </w:rPr>
        <w:t>Script SQL</w:t>
      </w:r>
    </w:p>
    <w:p w14:paraId="2847C679" w14:textId="0E14C78C" w:rsidR="008945B6" w:rsidRPr="002341FB" w:rsidRDefault="00632EB1" w:rsidP="00632EB1">
      <w:pPr>
        <w:spacing w:line="268" w:lineRule="exact"/>
        <w:ind w:left="112"/>
        <w:jc w:val="both"/>
        <w:rPr>
          <w:sz w:val="9"/>
        </w:rPr>
      </w:pPr>
      <w:r w:rsidRPr="002341FB">
        <w:rPr>
          <w:sz w:val="24"/>
          <w:szCs w:val="24"/>
        </w:rPr>
        <w:t xml:space="preserve">Gli script SQL e il relativo Database seguiranno le linee guida descritte nel libro “SQL Programming Style” di </w:t>
      </w:r>
      <w:proofErr w:type="spellStart"/>
      <w:r w:rsidRPr="002341FB">
        <w:rPr>
          <w:sz w:val="24"/>
          <w:szCs w:val="24"/>
        </w:rPr>
        <w:t>Joe</w:t>
      </w:r>
      <w:proofErr w:type="spellEnd"/>
      <w:r w:rsidRPr="002341FB">
        <w:rPr>
          <w:sz w:val="24"/>
          <w:szCs w:val="24"/>
        </w:rPr>
        <w:t xml:space="preserve"> </w:t>
      </w:r>
      <w:proofErr w:type="spellStart"/>
      <w:r w:rsidRPr="002341FB">
        <w:rPr>
          <w:sz w:val="24"/>
          <w:szCs w:val="24"/>
        </w:rPr>
        <w:t>Celko</w:t>
      </w:r>
      <w:proofErr w:type="spellEnd"/>
      <w:r w:rsidRPr="002341FB">
        <w:rPr>
          <w:sz w:val="24"/>
          <w:szCs w:val="24"/>
        </w:rPr>
        <w:t>.</w:t>
      </w:r>
    </w:p>
    <w:p w14:paraId="473CB99F" w14:textId="2DA9D23F" w:rsidR="008945B6" w:rsidRDefault="00AF7863">
      <w:pPr>
        <w:pStyle w:val="Corpotesto"/>
        <w:spacing w:before="1"/>
        <w:rPr>
          <w:sz w:val="33"/>
        </w:rPr>
      </w:pPr>
      <w:bookmarkStart w:id="299" w:name="1.4.6_Script_SQL"/>
      <w:bookmarkStart w:id="300" w:name="_bookmark10"/>
      <w:bookmarkEnd w:id="299"/>
      <w:bookmarkEnd w:id="300"/>
      <w:ins w:id="301" w:author="Mattia Caprio" w:date="2021-02-01T00:08:00Z">
        <w:r>
          <w:rPr>
            <w:noProof/>
            <w:sz w:val="33"/>
          </w:rPr>
          <w:drawing>
            <wp:anchor distT="0" distB="0" distL="114300" distR="114300" simplePos="0" relativeHeight="487038976" behindDoc="0" locked="0" layoutInCell="1" allowOverlap="1" wp14:anchorId="2CDC3A99" wp14:editId="01EC3AC4">
              <wp:simplePos x="0" y="0"/>
              <wp:positionH relativeFrom="margin">
                <wp:align>right</wp:align>
              </wp:positionH>
              <wp:positionV relativeFrom="paragraph">
                <wp:posOffset>8596</wp:posOffset>
              </wp:positionV>
              <wp:extent cx="3131185" cy="86550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0">
                        <a:extLst>
                          <a:ext uri="{28A0092B-C50C-407E-A947-70E740481C1C}">
                            <a14:useLocalDpi xmlns:a14="http://schemas.microsoft.com/office/drawing/2010/main" val="0"/>
                          </a:ext>
                        </a:extLst>
                      </a:blip>
                      <a:stretch>
                        <a:fillRect/>
                      </a:stretch>
                    </pic:blipFill>
                    <pic:spPr>
                      <a:xfrm>
                        <a:off x="0" y="0"/>
                        <a:ext cx="3131185" cy="865505"/>
                      </a:xfrm>
                      <a:prstGeom prst="rect">
                        <a:avLst/>
                      </a:prstGeom>
                    </pic:spPr>
                  </pic:pic>
                </a:graphicData>
              </a:graphic>
              <wp14:sizeRelV relativeFrom="margin">
                <wp14:pctHeight>0</wp14:pctHeight>
              </wp14:sizeRelV>
            </wp:anchor>
          </w:drawing>
        </w:r>
      </w:ins>
      <w:ins w:id="302" w:author="Mattia Caprio" w:date="2021-02-01T00:04:00Z">
        <w:r>
          <w:rPr>
            <w:noProof/>
            <w:sz w:val="33"/>
          </w:rPr>
          <w:drawing>
            <wp:inline distT="0" distB="0" distL="0" distR="0" wp14:anchorId="4593274D" wp14:editId="6A3C0870">
              <wp:extent cx="2921488" cy="924312"/>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a:extLst>
                          <a:ext uri="{28A0092B-C50C-407E-A947-70E740481C1C}">
                            <a14:useLocalDpi xmlns:a14="http://schemas.microsoft.com/office/drawing/2010/main" val="0"/>
                          </a:ext>
                        </a:extLst>
                      </a:blip>
                      <a:stretch>
                        <a:fillRect/>
                      </a:stretch>
                    </pic:blipFill>
                    <pic:spPr>
                      <a:xfrm>
                        <a:off x="0" y="0"/>
                        <a:ext cx="2921488" cy="924312"/>
                      </a:xfrm>
                      <a:prstGeom prst="rect">
                        <a:avLst/>
                      </a:prstGeom>
                    </pic:spPr>
                  </pic:pic>
                </a:graphicData>
              </a:graphic>
            </wp:inline>
          </w:drawing>
        </w:r>
      </w:ins>
    </w:p>
    <w:p w14:paraId="4E77B21C" w14:textId="77777777" w:rsidR="004A7B75" w:rsidRDefault="004A7B75" w:rsidP="004A7B75">
      <w:pPr>
        <w:rPr>
          <w:ins w:id="303" w:author="Mattia Caprio" w:date="2021-02-01T13:01:00Z"/>
          <w:sz w:val="26"/>
          <w:szCs w:val="26"/>
        </w:rPr>
        <w:pPrChange w:id="304" w:author="Mattia Caprio" w:date="2021-02-01T13:01:00Z">
          <w:pPr>
            <w:pStyle w:val="Titolo2"/>
            <w:numPr>
              <w:ilvl w:val="1"/>
              <w:numId w:val="3"/>
            </w:numPr>
            <w:tabs>
              <w:tab w:val="left" w:pos="498"/>
            </w:tabs>
            <w:spacing w:after="240"/>
          </w:pPr>
        </w:pPrChange>
      </w:pPr>
      <w:bookmarkStart w:id="305" w:name="1.5_Definizioni,_acronimi,_abbreviazioni"/>
      <w:bookmarkStart w:id="306" w:name="_bookmark11"/>
      <w:bookmarkEnd w:id="305"/>
      <w:bookmarkEnd w:id="306"/>
    </w:p>
    <w:p w14:paraId="3F3210DC" w14:textId="31FED798" w:rsidR="004A7B75" w:rsidRDefault="004A7B75" w:rsidP="004A7B75">
      <w:pPr>
        <w:rPr>
          <w:ins w:id="307" w:author="Mattia Caprio" w:date="2021-02-01T13:01:00Z"/>
          <w:sz w:val="26"/>
          <w:szCs w:val="26"/>
        </w:rPr>
        <w:pPrChange w:id="308" w:author="Mattia Caprio" w:date="2021-02-01T13:01:00Z">
          <w:pPr>
            <w:pStyle w:val="Titolo2"/>
            <w:tabs>
              <w:tab w:val="left" w:pos="498"/>
            </w:tabs>
            <w:spacing w:after="240"/>
            <w:ind w:firstLine="0"/>
          </w:pPr>
        </w:pPrChange>
      </w:pPr>
    </w:p>
    <w:p w14:paraId="18A1B850" w14:textId="77777777" w:rsidR="004A7B75" w:rsidRDefault="004A7B75" w:rsidP="004A7B75">
      <w:pPr>
        <w:rPr>
          <w:ins w:id="309" w:author="Mattia Caprio" w:date="2021-02-01T13:01:00Z"/>
          <w:sz w:val="26"/>
          <w:szCs w:val="26"/>
        </w:rPr>
        <w:pPrChange w:id="310" w:author="Mattia Caprio" w:date="2021-02-01T13:01:00Z">
          <w:pPr>
            <w:pStyle w:val="Titolo2"/>
            <w:numPr>
              <w:ilvl w:val="1"/>
              <w:numId w:val="3"/>
            </w:numPr>
            <w:tabs>
              <w:tab w:val="left" w:pos="498"/>
            </w:tabs>
            <w:spacing w:after="240"/>
          </w:pPr>
        </w:pPrChange>
      </w:pPr>
    </w:p>
    <w:p w14:paraId="4A35FB8F" w14:textId="77777777" w:rsidR="004A7B75" w:rsidRDefault="004A7B75" w:rsidP="004A7B75">
      <w:pPr>
        <w:rPr>
          <w:ins w:id="311" w:author="Mattia Caprio" w:date="2021-02-01T13:01:00Z"/>
          <w:sz w:val="26"/>
          <w:szCs w:val="26"/>
        </w:rPr>
        <w:pPrChange w:id="312" w:author="Mattia Caprio" w:date="2021-02-01T13:01:00Z">
          <w:pPr>
            <w:pStyle w:val="Titolo2"/>
            <w:numPr>
              <w:ilvl w:val="1"/>
              <w:numId w:val="3"/>
            </w:numPr>
            <w:tabs>
              <w:tab w:val="left" w:pos="498"/>
            </w:tabs>
            <w:spacing w:after="240"/>
          </w:pPr>
        </w:pPrChange>
      </w:pPr>
    </w:p>
    <w:p w14:paraId="6EC90CD9" w14:textId="0F28A397" w:rsidR="004A7B75" w:rsidRDefault="004A7B75" w:rsidP="004A7B75">
      <w:pPr>
        <w:rPr>
          <w:ins w:id="313" w:author="Mattia Caprio" w:date="2021-02-01T13:01:00Z"/>
          <w:sz w:val="26"/>
          <w:szCs w:val="26"/>
        </w:rPr>
      </w:pPr>
    </w:p>
    <w:p w14:paraId="2518991F" w14:textId="3BB6F5C1" w:rsidR="004A7B75" w:rsidRDefault="004A7B75" w:rsidP="004A7B75">
      <w:pPr>
        <w:rPr>
          <w:ins w:id="314" w:author="Mattia Caprio" w:date="2021-02-01T13:01:00Z"/>
          <w:sz w:val="26"/>
          <w:szCs w:val="26"/>
        </w:rPr>
      </w:pPr>
    </w:p>
    <w:p w14:paraId="74FECF7E" w14:textId="6E6B0191" w:rsidR="004A7B75" w:rsidRDefault="004A7B75" w:rsidP="004A7B75">
      <w:pPr>
        <w:rPr>
          <w:ins w:id="315" w:author="Mattia Caprio" w:date="2021-02-01T13:01:00Z"/>
          <w:sz w:val="26"/>
          <w:szCs w:val="26"/>
        </w:rPr>
      </w:pPr>
    </w:p>
    <w:p w14:paraId="1A280DFD" w14:textId="77777777" w:rsidR="004A7B75" w:rsidRDefault="004A7B75" w:rsidP="004A7B75">
      <w:pPr>
        <w:rPr>
          <w:ins w:id="316" w:author="Mattia Caprio" w:date="2021-02-01T13:01:00Z"/>
          <w:sz w:val="26"/>
          <w:szCs w:val="26"/>
        </w:rPr>
        <w:pPrChange w:id="317" w:author="Mattia Caprio" w:date="2021-02-01T13:01:00Z">
          <w:pPr>
            <w:pStyle w:val="Titolo2"/>
            <w:numPr>
              <w:ilvl w:val="1"/>
              <w:numId w:val="3"/>
            </w:numPr>
            <w:tabs>
              <w:tab w:val="left" w:pos="498"/>
            </w:tabs>
            <w:spacing w:after="240"/>
          </w:pPr>
        </w:pPrChange>
      </w:pPr>
    </w:p>
    <w:p w14:paraId="7FA9D8EE" w14:textId="14006901" w:rsidR="008945B6" w:rsidRPr="002341FB" w:rsidRDefault="0050537A" w:rsidP="00B42371">
      <w:pPr>
        <w:pStyle w:val="Titolo2"/>
        <w:numPr>
          <w:ilvl w:val="1"/>
          <w:numId w:val="3"/>
        </w:numPr>
        <w:tabs>
          <w:tab w:val="left" w:pos="498"/>
        </w:tabs>
        <w:spacing w:after="240"/>
        <w:ind w:left="497" w:hanging="385"/>
        <w:rPr>
          <w:sz w:val="26"/>
          <w:szCs w:val="26"/>
        </w:rPr>
        <w:pPrChange w:id="318" w:author="Mattia Caprio" w:date="2021-02-01T11:50:00Z">
          <w:pPr>
            <w:pStyle w:val="Titolo2"/>
            <w:numPr>
              <w:ilvl w:val="1"/>
              <w:numId w:val="3"/>
            </w:numPr>
            <w:tabs>
              <w:tab w:val="left" w:pos="498"/>
            </w:tabs>
            <w:spacing w:before="0"/>
          </w:pPr>
        </w:pPrChange>
      </w:pPr>
      <w:r w:rsidRPr="002341FB">
        <w:rPr>
          <w:sz w:val="26"/>
          <w:szCs w:val="26"/>
        </w:rPr>
        <w:lastRenderedPageBreak/>
        <w:t>Definizioni, acronimi,</w:t>
      </w:r>
      <w:r w:rsidRPr="002341FB">
        <w:rPr>
          <w:spacing w:val="1"/>
          <w:sz w:val="26"/>
          <w:szCs w:val="26"/>
        </w:rPr>
        <w:t xml:space="preserve"> </w:t>
      </w:r>
      <w:r w:rsidRPr="002341FB">
        <w:rPr>
          <w:sz w:val="26"/>
          <w:szCs w:val="26"/>
        </w:rPr>
        <w:t>abbreviazioni</w:t>
      </w:r>
    </w:p>
    <w:p w14:paraId="31F4304D" w14:textId="77777777" w:rsidR="008945B6" w:rsidRPr="002341FB" w:rsidRDefault="0050537A">
      <w:pPr>
        <w:pStyle w:val="Titolo4"/>
        <w:rPr>
          <w:sz w:val="26"/>
          <w:szCs w:val="26"/>
        </w:rPr>
      </w:pPr>
      <w:r w:rsidRPr="002341FB">
        <w:rPr>
          <w:sz w:val="26"/>
          <w:szCs w:val="26"/>
        </w:rPr>
        <w:t>Definizioni</w:t>
      </w:r>
    </w:p>
    <w:p w14:paraId="7FEDCDF7" w14:textId="47C10328" w:rsidR="008945B6" w:rsidRDefault="0050537A">
      <w:pPr>
        <w:pStyle w:val="Corpotesto"/>
        <w:spacing w:before="179"/>
        <w:ind w:left="113"/>
      </w:pPr>
      <w:r>
        <w:rPr>
          <w:u w:val="single"/>
        </w:rPr>
        <w:t>DOM</w:t>
      </w:r>
      <w:r>
        <w:t xml:space="preserve"> = </w:t>
      </w:r>
      <w:proofErr w:type="spellStart"/>
      <w:r w:rsidR="00632EB1" w:rsidRPr="00632EB1">
        <w:t>Document</w:t>
      </w:r>
      <w:proofErr w:type="spellEnd"/>
      <w:r w:rsidR="00632EB1" w:rsidRPr="00632EB1">
        <w:t xml:space="preserve"> Object Model, rappresenta la strutturazione dei documenti come modello orientato ad oggetti</w:t>
      </w:r>
      <w:r>
        <w:t>.</w:t>
      </w:r>
    </w:p>
    <w:p w14:paraId="112A0EBE" w14:textId="77777777" w:rsidR="00632EB1" w:rsidRPr="00DE0F18" w:rsidRDefault="00632EB1" w:rsidP="00632EB1">
      <w:pPr>
        <w:pStyle w:val="Corpotesto"/>
        <w:ind w:left="113"/>
        <w:rPr>
          <w:iCs/>
          <w:lang w:val="en-US"/>
        </w:rPr>
      </w:pPr>
      <w:r w:rsidRPr="00DE0F18">
        <w:rPr>
          <w:iCs/>
          <w:u w:val="single"/>
          <w:lang w:val="en-US"/>
        </w:rPr>
        <w:t>SDD</w:t>
      </w:r>
      <w:r w:rsidRPr="00DE0F18">
        <w:rPr>
          <w:iCs/>
          <w:lang w:val="en-US"/>
        </w:rPr>
        <w:t xml:space="preserve"> = System Design Document</w:t>
      </w:r>
    </w:p>
    <w:p w14:paraId="158445CD" w14:textId="77777777" w:rsidR="00632EB1" w:rsidRPr="00DE0F18" w:rsidRDefault="00632EB1" w:rsidP="00632EB1">
      <w:pPr>
        <w:pStyle w:val="Corpotesto"/>
        <w:ind w:left="113"/>
        <w:rPr>
          <w:iCs/>
          <w:lang w:val="en-US"/>
        </w:rPr>
      </w:pPr>
      <w:r w:rsidRPr="00DE0F18">
        <w:rPr>
          <w:iCs/>
          <w:lang w:val="en-US"/>
        </w:rPr>
        <w:t>RAD = Requirement Analysis Document</w:t>
      </w:r>
    </w:p>
    <w:p w14:paraId="0E76747C" w14:textId="77777777" w:rsidR="00632EB1" w:rsidRPr="00DE0F18" w:rsidRDefault="00632EB1" w:rsidP="00632EB1">
      <w:pPr>
        <w:pStyle w:val="Corpotesto"/>
        <w:ind w:left="113"/>
        <w:rPr>
          <w:iCs/>
          <w:lang w:val="en-US"/>
        </w:rPr>
      </w:pPr>
      <w:r w:rsidRPr="00DE0F18">
        <w:rPr>
          <w:iCs/>
          <w:u w:val="single"/>
          <w:lang w:val="en-US"/>
        </w:rPr>
        <w:t xml:space="preserve">CSS </w:t>
      </w:r>
      <w:r w:rsidRPr="00DE0F18">
        <w:rPr>
          <w:iCs/>
          <w:lang w:val="en-US"/>
        </w:rPr>
        <w:t>= Cascading Style Sheet</w:t>
      </w:r>
    </w:p>
    <w:p w14:paraId="715F768F" w14:textId="77777777" w:rsidR="00632EB1" w:rsidRPr="00DE0F18" w:rsidRDefault="00632EB1" w:rsidP="00632EB1">
      <w:pPr>
        <w:pStyle w:val="Corpotesto"/>
        <w:ind w:left="113"/>
        <w:rPr>
          <w:iCs/>
          <w:lang w:val="en-US"/>
        </w:rPr>
      </w:pPr>
      <w:r w:rsidRPr="00DE0F18">
        <w:rPr>
          <w:iCs/>
          <w:u w:val="single"/>
          <w:lang w:val="en-US"/>
        </w:rPr>
        <w:t>HTML</w:t>
      </w:r>
      <w:r w:rsidRPr="00DE0F18">
        <w:rPr>
          <w:iCs/>
          <w:lang w:val="en-US"/>
        </w:rPr>
        <w:t xml:space="preserve"> = </w:t>
      </w:r>
      <w:proofErr w:type="spellStart"/>
      <w:r w:rsidRPr="00DE0F18">
        <w:rPr>
          <w:iCs/>
          <w:lang w:val="en-US"/>
        </w:rPr>
        <w:t>HyperText</w:t>
      </w:r>
      <w:proofErr w:type="spellEnd"/>
      <w:r w:rsidRPr="00DE0F18">
        <w:rPr>
          <w:iCs/>
          <w:lang w:val="en-US"/>
        </w:rPr>
        <w:t xml:space="preserve"> Markup Language</w:t>
      </w:r>
    </w:p>
    <w:p w14:paraId="76545105" w14:textId="77777777" w:rsidR="00632EB1" w:rsidRPr="00DE0F18" w:rsidRDefault="00632EB1" w:rsidP="00632EB1">
      <w:pPr>
        <w:pStyle w:val="Corpotesto"/>
        <w:ind w:left="113"/>
        <w:rPr>
          <w:iCs/>
          <w:lang w:val="en-US"/>
        </w:rPr>
      </w:pPr>
      <w:r w:rsidRPr="00DE0F18">
        <w:rPr>
          <w:iCs/>
          <w:u w:val="single"/>
          <w:lang w:val="en-US"/>
        </w:rPr>
        <w:t>AJAX</w:t>
      </w:r>
      <w:r w:rsidRPr="00DE0F18">
        <w:rPr>
          <w:iCs/>
          <w:lang w:val="en-US"/>
        </w:rPr>
        <w:t xml:space="preserve"> = Asynchronous JavaScript </w:t>
      </w:r>
      <w:proofErr w:type="gramStart"/>
      <w:r w:rsidRPr="00DE0F18">
        <w:rPr>
          <w:iCs/>
          <w:lang w:val="en-US"/>
        </w:rPr>
        <w:t>And</w:t>
      </w:r>
      <w:proofErr w:type="gramEnd"/>
      <w:r w:rsidRPr="00DE0F18">
        <w:rPr>
          <w:iCs/>
          <w:lang w:val="en-US"/>
        </w:rPr>
        <w:t xml:space="preserve"> XML</w:t>
      </w:r>
    </w:p>
    <w:p w14:paraId="1BB51D70" w14:textId="77777777" w:rsidR="00632EB1" w:rsidRPr="00DE0F18" w:rsidRDefault="00632EB1" w:rsidP="00632EB1">
      <w:pPr>
        <w:pStyle w:val="Corpotesto"/>
        <w:ind w:left="113"/>
        <w:rPr>
          <w:iCs/>
          <w:lang w:val="en-US"/>
        </w:rPr>
      </w:pPr>
      <w:r w:rsidRPr="00DE0F18">
        <w:rPr>
          <w:iCs/>
          <w:u w:val="single"/>
          <w:lang w:val="en-US"/>
        </w:rPr>
        <w:t>SQL</w:t>
      </w:r>
      <w:r w:rsidRPr="00DE0F18">
        <w:rPr>
          <w:iCs/>
          <w:lang w:val="en-US"/>
        </w:rPr>
        <w:t xml:space="preserve"> = Structured Query Language</w:t>
      </w:r>
    </w:p>
    <w:p w14:paraId="0E370577" w14:textId="77777777" w:rsidR="00632EB1" w:rsidRPr="00632EB1" w:rsidRDefault="00632EB1" w:rsidP="00632EB1">
      <w:pPr>
        <w:pStyle w:val="Corpotesto"/>
        <w:ind w:left="113"/>
        <w:rPr>
          <w:iCs/>
        </w:rPr>
      </w:pPr>
      <w:r w:rsidRPr="00632EB1">
        <w:rPr>
          <w:iCs/>
        </w:rPr>
        <w:t>DAO = Data Access Object</w:t>
      </w:r>
    </w:p>
    <w:p w14:paraId="044F775C" w14:textId="77777777" w:rsidR="008945B6" w:rsidRDefault="008945B6">
      <w:pPr>
        <w:pStyle w:val="Corpotesto"/>
        <w:spacing w:before="4"/>
      </w:pPr>
    </w:p>
    <w:p w14:paraId="77A2C635" w14:textId="77777777" w:rsidR="008945B6" w:rsidRPr="002341FB" w:rsidRDefault="0050537A">
      <w:pPr>
        <w:pStyle w:val="Titolo2"/>
        <w:numPr>
          <w:ilvl w:val="1"/>
          <w:numId w:val="3"/>
        </w:numPr>
        <w:tabs>
          <w:tab w:val="left" w:pos="498"/>
        </w:tabs>
        <w:spacing w:before="0"/>
        <w:ind w:left="497" w:hanging="385"/>
        <w:rPr>
          <w:sz w:val="26"/>
          <w:szCs w:val="26"/>
        </w:rPr>
      </w:pPr>
      <w:bookmarkStart w:id="319" w:name="1.6_Riferimenti"/>
      <w:bookmarkStart w:id="320" w:name="_bookmark12"/>
      <w:bookmarkEnd w:id="319"/>
      <w:bookmarkEnd w:id="320"/>
      <w:r w:rsidRPr="002341FB">
        <w:rPr>
          <w:sz w:val="26"/>
          <w:szCs w:val="26"/>
        </w:rPr>
        <w:t>Riferimenti</w:t>
      </w:r>
    </w:p>
    <w:p w14:paraId="25E0D02D" w14:textId="77777777" w:rsidR="00632EB1" w:rsidRPr="00DE0F18" w:rsidRDefault="00632EB1" w:rsidP="00632EB1">
      <w:pPr>
        <w:ind w:left="112"/>
        <w:rPr>
          <w:sz w:val="24"/>
          <w:szCs w:val="24"/>
          <w:lang w:val="en-US"/>
        </w:rPr>
      </w:pPr>
      <w:r w:rsidRPr="00DE0F18">
        <w:rPr>
          <w:sz w:val="24"/>
          <w:szCs w:val="24"/>
          <w:lang w:val="en-US"/>
        </w:rPr>
        <w:t xml:space="preserve">Google Coding Style: </w:t>
      </w:r>
      <w:r w:rsidR="009846F5">
        <w:fldChar w:fldCharType="begin"/>
      </w:r>
      <w:r w:rsidR="009846F5" w:rsidRPr="009D789A">
        <w:rPr>
          <w:lang w:val="en-US"/>
          <w:rPrChange w:id="321" w:author="Mattia Caprio" w:date="2021-01-31T20:46:00Z">
            <w:rPr/>
          </w:rPrChange>
        </w:rPr>
        <w:instrText xml:space="preserve"> HYPERLINK "https://google.github.io/styleguide/javaguide.html" </w:instrText>
      </w:r>
      <w:r w:rsidR="009846F5">
        <w:fldChar w:fldCharType="separate"/>
      </w:r>
      <w:r w:rsidRPr="00DE0F18">
        <w:rPr>
          <w:rStyle w:val="Collegamentoipertestuale"/>
          <w:sz w:val="24"/>
          <w:szCs w:val="24"/>
          <w:lang w:val="en-US"/>
        </w:rPr>
        <w:t>Java</w:t>
      </w:r>
      <w:r w:rsidR="009846F5">
        <w:rPr>
          <w:rStyle w:val="Collegamentoipertestuale"/>
          <w:sz w:val="24"/>
          <w:szCs w:val="24"/>
          <w:lang w:val="en-US"/>
        </w:rPr>
        <w:fldChar w:fldCharType="end"/>
      </w:r>
      <w:r w:rsidRPr="00DE0F18">
        <w:rPr>
          <w:sz w:val="24"/>
          <w:szCs w:val="24"/>
          <w:lang w:val="en-US"/>
        </w:rPr>
        <w:t xml:space="preserve">, </w:t>
      </w:r>
      <w:r w:rsidR="009846F5">
        <w:fldChar w:fldCharType="begin"/>
      </w:r>
      <w:r w:rsidR="009846F5" w:rsidRPr="009D789A">
        <w:rPr>
          <w:lang w:val="en-US"/>
          <w:rPrChange w:id="322" w:author="Mattia Caprio" w:date="2021-01-31T20:46:00Z">
            <w:rPr/>
          </w:rPrChange>
        </w:rPr>
        <w:instrText xml:space="preserve"> HYPERLINK "https://google.github.io/styleguide/jsguide.html" </w:instrText>
      </w:r>
      <w:r w:rsidR="009846F5">
        <w:fldChar w:fldCharType="separate"/>
      </w:r>
      <w:proofErr w:type="spellStart"/>
      <w:r w:rsidRPr="00DE0F18">
        <w:rPr>
          <w:rStyle w:val="Collegamentoipertestuale"/>
          <w:sz w:val="24"/>
          <w:szCs w:val="24"/>
          <w:lang w:val="en-US"/>
        </w:rPr>
        <w:t>Javascript</w:t>
      </w:r>
      <w:proofErr w:type="spellEnd"/>
      <w:r w:rsidR="009846F5">
        <w:rPr>
          <w:rStyle w:val="Collegamentoipertestuale"/>
          <w:sz w:val="24"/>
          <w:szCs w:val="24"/>
          <w:lang w:val="en-US"/>
        </w:rPr>
        <w:fldChar w:fldCharType="end"/>
      </w:r>
      <w:r w:rsidRPr="00DE0F18">
        <w:rPr>
          <w:sz w:val="24"/>
          <w:szCs w:val="24"/>
          <w:lang w:val="en-US"/>
        </w:rPr>
        <w:t xml:space="preserve">, </w:t>
      </w:r>
      <w:r w:rsidR="009846F5">
        <w:fldChar w:fldCharType="begin"/>
      </w:r>
      <w:r w:rsidR="009846F5" w:rsidRPr="009D789A">
        <w:rPr>
          <w:lang w:val="en-US"/>
          <w:rPrChange w:id="323" w:author="Mattia Caprio" w:date="2021-01-31T20:46:00Z">
            <w:rPr/>
          </w:rPrChange>
        </w:rPr>
        <w:instrText xml:space="preserve"> HYPERLINK "https://google.github.io/styleguide/htmlcssguide.html" </w:instrText>
      </w:r>
      <w:r w:rsidR="009846F5">
        <w:fldChar w:fldCharType="separate"/>
      </w:r>
      <w:r w:rsidRPr="00DE0F18">
        <w:rPr>
          <w:rStyle w:val="Collegamentoipertestuale"/>
          <w:sz w:val="24"/>
          <w:szCs w:val="24"/>
          <w:lang w:val="en-US"/>
        </w:rPr>
        <w:t>HTML/CSS</w:t>
      </w:r>
      <w:r w:rsidR="009846F5">
        <w:rPr>
          <w:rStyle w:val="Collegamentoipertestuale"/>
          <w:sz w:val="24"/>
          <w:szCs w:val="24"/>
          <w:lang w:val="en-US"/>
        </w:rPr>
        <w:fldChar w:fldCharType="end"/>
      </w:r>
    </w:p>
    <w:p w14:paraId="3C9F214B" w14:textId="77777777" w:rsidR="00632EB1" w:rsidRPr="00DE0F18" w:rsidRDefault="00632EB1" w:rsidP="00632EB1">
      <w:pPr>
        <w:ind w:left="112"/>
        <w:rPr>
          <w:sz w:val="24"/>
          <w:szCs w:val="24"/>
          <w:lang w:val="en-US"/>
        </w:rPr>
      </w:pPr>
      <w:r w:rsidRPr="00DE0F18">
        <w:rPr>
          <w:sz w:val="24"/>
          <w:szCs w:val="24"/>
          <w:lang w:val="en-US"/>
        </w:rPr>
        <w:t xml:space="preserve">Oracle Coding Style: </w:t>
      </w:r>
      <w:r w:rsidR="009846F5">
        <w:fldChar w:fldCharType="begin"/>
      </w:r>
      <w:r w:rsidR="009846F5" w:rsidRPr="009D789A">
        <w:rPr>
          <w:lang w:val="en-US"/>
          <w:rPrChange w:id="324" w:author="Mattia Caprio" w:date="2021-01-31T20:46:00Z">
            <w:rPr/>
          </w:rPrChange>
        </w:rPr>
        <w:instrText xml:space="preserve"> HYPERLINK "https://www.oracle.com/technical-resources/articles/javase/servlets-jsp.html" </w:instrText>
      </w:r>
      <w:r w:rsidR="009846F5">
        <w:fldChar w:fldCharType="separate"/>
      </w:r>
      <w:r w:rsidRPr="00DE0F18">
        <w:rPr>
          <w:rStyle w:val="Collegamentoipertestuale"/>
          <w:sz w:val="24"/>
          <w:szCs w:val="24"/>
          <w:lang w:val="en-US"/>
        </w:rPr>
        <w:t>Servlet/JSP</w:t>
      </w:r>
      <w:r w:rsidR="009846F5">
        <w:rPr>
          <w:rStyle w:val="Collegamentoipertestuale"/>
          <w:sz w:val="24"/>
          <w:szCs w:val="24"/>
          <w:lang w:val="en-US"/>
        </w:rPr>
        <w:fldChar w:fldCharType="end"/>
      </w:r>
      <w:r w:rsidRPr="00DE0F18">
        <w:rPr>
          <w:sz w:val="24"/>
          <w:szCs w:val="24"/>
          <w:lang w:val="en-US"/>
        </w:rPr>
        <w:t>,</w:t>
      </w:r>
    </w:p>
    <w:p w14:paraId="3FCD1702" w14:textId="77777777" w:rsidR="00632EB1" w:rsidRPr="002341FB" w:rsidRDefault="00632EB1" w:rsidP="00632EB1">
      <w:pPr>
        <w:ind w:left="112"/>
        <w:rPr>
          <w:sz w:val="24"/>
          <w:szCs w:val="24"/>
          <w:u w:val="single"/>
        </w:rPr>
      </w:pPr>
      <w:r w:rsidRPr="002341FB">
        <w:rPr>
          <w:sz w:val="24"/>
          <w:szCs w:val="24"/>
        </w:rPr>
        <w:t xml:space="preserve">Simon </w:t>
      </w:r>
      <w:proofErr w:type="spellStart"/>
      <w:r w:rsidRPr="002341FB">
        <w:rPr>
          <w:sz w:val="24"/>
          <w:szCs w:val="24"/>
        </w:rPr>
        <w:t>Holywell</w:t>
      </w:r>
      <w:proofErr w:type="spellEnd"/>
      <w:r w:rsidRPr="002341FB">
        <w:rPr>
          <w:sz w:val="24"/>
          <w:szCs w:val="24"/>
        </w:rPr>
        <w:t xml:space="preserve">: </w:t>
      </w:r>
      <w:hyperlink r:id="rId22" w:history="1">
        <w:r w:rsidRPr="002341FB">
          <w:rPr>
            <w:rStyle w:val="Collegamentoipertestuale"/>
            <w:sz w:val="24"/>
            <w:szCs w:val="24"/>
          </w:rPr>
          <w:t>SQL</w:t>
        </w:r>
      </w:hyperlink>
    </w:p>
    <w:p w14:paraId="7321847D" w14:textId="77777777" w:rsidR="008945B6" w:rsidRDefault="008945B6">
      <w:pPr>
        <w:sectPr w:rsidR="008945B6">
          <w:pgSz w:w="11910" w:h="16840"/>
          <w:pgMar w:top="1660" w:right="1020" w:bottom="880" w:left="1020" w:header="708" w:footer="694" w:gutter="0"/>
          <w:cols w:space="720"/>
        </w:sectPr>
      </w:pPr>
    </w:p>
    <w:p w14:paraId="67E4AF9C" w14:textId="77777777" w:rsidR="008945B6" w:rsidRDefault="008945B6">
      <w:pPr>
        <w:pStyle w:val="Corpotesto"/>
        <w:spacing w:before="9"/>
        <w:rPr>
          <w:sz w:val="9"/>
        </w:rPr>
      </w:pPr>
    </w:p>
    <w:p w14:paraId="4B31EBC8" w14:textId="77777777" w:rsidR="008945B6" w:rsidRPr="002341FB" w:rsidRDefault="0050537A" w:rsidP="00FF18EB">
      <w:pPr>
        <w:pStyle w:val="Titolo1"/>
        <w:numPr>
          <w:ilvl w:val="0"/>
          <w:numId w:val="3"/>
        </w:numPr>
        <w:tabs>
          <w:tab w:val="left" w:pos="488"/>
        </w:tabs>
        <w:jc w:val="both"/>
        <w:rPr>
          <w:rFonts w:ascii="Century Gothic" w:hAnsi="Century Gothic"/>
          <w:sz w:val="36"/>
          <w:szCs w:val="36"/>
          <w:u w:val="none"/>
        </w:rPr>
      </w:pPr>
      <w:bookmarkStart w:id="325" w:name="2._Packages"/>
      <w:bookmarkStart w:id="326" w:name="_bookmark13"/>
      <w:bookmarkEnd w:id="325"/>
      <w:bookmarkEnd w:id="326"/>
      <w:r w:rsidRPr="002341FB">
        <w:rPr>
          <w:rFonts w:ascii="Century Gothic" w:hAnsi="Century Gothic"/>
          <w:color w:val="365F91"/>
          <w:sz w:val="36"/>
          <w:szCs w:val="36"/>
          <w:u w:color="365F91"/>
        </w:rPr>
        <w:t>Packages</w:t>
      </w:r>
    </w:p>
    <w:p w14:paraId="552F3803" w14:textId="77777777" w:rsidR="008945B6" w:rsidRPr="002341FB" w:rsidRDefault="0050537A" w:rsidP="00FF18EB">
      <w:pPr>
        <w:pStyle w:val="Paragrafoelenco"/>
        <w:numPr>
          <w:ilvl w:val="1"/>
          <w:numId w:val="3"/>
        </w:numPr>
        <w:tabs>
          <w:tab w:val="left" w:pos="497"/>
        </w:tabs>
        <w:spacing w:before="72"/>
        <w:ind w:left="496" w:hanging="384"/>
        <w:jc w:val="both"/>
        <w:rPr>
          <w:b/>
          <w:sz w:val="26"/>
          <w:szCs w:val="26"/>
        </w:rPr>
      </w:pPr>
      <w:bookmarkStart w:id="327" w:name="2.1_Model"/>
      <w:bookmarkEnd w:id="327"/>
      <w:r w:rsidRPr="002341FB">
        <w:rPr>
          <w:b/>
          <w:sz w:val="26"/>
          <w:szCs w:val="26"/>
        </w:rPr>
        <w:t>Model</w:t>
      </w:r>
    </w:p>
    <w:p w14:paraId="04264234" w14:textId="77777777" w:rsidR="0050537A" w:rsidRDefault="0050537A" w:rsidP="00FF18EB">
      <w:pPr>
        <w:pStyle w:val="Titolo5"/>
        <w:tabs>
          <w:tab w:val="left" w:pos="834"/>
        </w:tabs>
        <w:spacing w:before="160"/>
        <w:ind w:firstLine="0"/>
        <w:jc w:val="both"/>
        <w:rPr>
          <w:b w:val="0"/>
          <w:bCs w:val="0"/>
        </w:rPr>
      </w:pPr>
      <w:r w:rsidRPr="0050537A">
        <w:rPr>
          <w:b w:val="0"/>
          <w:bCs w:val="0"/>
        </w:rPr>
        <w:t xml:space="preserve">Il package denominato “Model” contiene le classi adoperate per implementare la logica di business che caratterizza il sistema. Tale package è suddiviso in ulteriori package, ognuno corrispondente all’entità che sfrutta i relativi file DAO, DATABASE e POJO. Di seguito sono riportate le definizioni delle categorie dei file utilizzati per ogni package inferiore: </w:t>
      </w:r>
    </w:p>
    <w:p w14:paraId="19DFF270" w14:textId="544883D5" w:rsidR="0050537A" w:rsidRDefault="0050537A" w:rsidP="00FF18EB">
      <w:pPr>
        <w:pStyle w:val="Titolo5"/>
        <w:tabs>
          <w:tab w:val="left" w:pos="834"/>
        </w:tabs>
        <w:spacing w:before="160"/>
        <w:ind w:left="1440" w:firstLine="0"/>
        <w:jc w:val="both"/>
        <w:rPr>
          <w:b w:val="0"/>
          <w:bCs w:val="0"/>
        </w:rPr>
      </w:pPr>
      <w:r w:rsidRPr="0050537A">
        <w:rPr>
          <w:b w:val="0"/>
          <w:bCs w:val="0"/>
        </w:rPr>
        <w:t xml:space="preserve">• </w:t>
      </w:r>
      <w:r w:rsidRPr="0050537A">
        <w:t>DAO</w:t>
      </w:r>
      <w:r>
        <w:rPr>
          <w:b w:val="0"/>
          <w:bCs w:val="0"/>
        </w:rPr>
        <w:t>:</w:t>
      </w:r>
      <w:r w:rsidRPr="0050537A">
        <w:rPr>
          <w:b w:val="0"/>
          <w:bCs w:val="0"/>
        </w:rPr>
        <w:t xml:space="preserve"> Tale categoria contiene le interfacce dei Data Access Object (o DAO), ovvero classi adibite alla gestione dei dati persistenti presenti all’interno di un Database, i metodi per fare ciò permettono operazioni di lettura (Read), creazione (Create), aggiornamento (Update) ed eliminazione (Delete) dei valori delle tabelle del suddetto DB. </w:t>
      </w:r>
    </w:p>
    <w:p w14:paraId="0DC67BDC" w14:textId="49298FFF" w:rsidR="0050537A" w:rsidRDefault="0050537A" w:rsidP="00FF18EB">
      <w:pPr>
        <w:pStyle w:val="Titolo5"/>
        <w:tabs>
          <w:tab w:val="left" w:pos="834"/>
        </w:tabs>
        <w:spacing w:before="160"/>
        <w:ind w:left="1440" w:firstLine="0"/>
        <w:jc w:val="both"/>
        <w:rPr>
          <w:b w:val="0"/>
          <w:bCs w:val="0"/>
        </w:rPr>
      </w:pPr>
      <w:r w:rsidRPr="0050537A">
        <w:rPr>
          <w:b w:val="0"/>
          <w:bCs w:val="0"/>
        </w:rPr>
        <w:t xml:space="preserve">• </w:t>
      </w:r>
      <w:r w:rsidRPr="0050537A">
        <w:t>DATABASE</w:t>
      </w:r>
      <w:r>
        <w:rPr>
          <w:b w:val="0"/>
          <w:bCs w:val="0"/>
        </w:rPr>
        <w:t xml:space="preserve">: </w:t>
      </w:r>
      <w:r w:rsidRPr="0050537A">
        <w:rPr>
          <w:b w:val="0"/>
          <w:bCs w:val="0"/>
        </w:rPr>
        <w:t xml:space="preserve">Tale categoria contiene le implementazioni delle interfacce DAO. </w:t>
      </w:r>
    </w:p>
    <w:p w14:paraId="6014143A" w14:textId="19B34F3F" w:rsidR="0050537A" w:rsidRDefault="0050537A" w:rsidP="00FF18EB">
      <w:pPr>
        <w:pStyle w:val="Titolo5"/>
        <w:tabs>
          <w:tab w:val="left" w:pos="834"/>
        </w:tabs>
        <w:spacing w:before="160"/>
        <w:ind w:left="1440" w:firstLine="0"/>
        <w:jc w:val="both"/>
        <w:rPr>
          <w:b w:val="0"/>
          <w:bCs w:val="0"/>
        </w:rPr>
      </w:pPr>
      <w:r w:rsidRPr="0050537A">
        <w:rPr>
          <w:b w:val="0"/>
          <w:bCs w:val="0"/>
        </w:rPr>
        <w:t xml:space="preserve">• </w:t>
      </w:r>
      <w:r w:rsidRPr="0050537A">
        <w:t>POJO</w:t>
      </w:r>
      <w:r>
        <w:rPr>
          <w:b w:val="0"/>
          <w:bCs w:val="0"/>
        </w:rPr>
        <w:t xml:space="preserve">: </w:t>
      </w:r>
      <w:r w:rsidRPr="0050537A">
        <w:rPr>
          <w:b w:val="0"/>
          <w:bCs w:val="0"/>
        </w:rPr>
        <w:t xml:space="preserve">Tale categoria contiene le classi necessarie alla gestione delle funzionalità offerte dal sistema, ognuna delle quali dispone dei relativi metodi Getter e Setter per ognuna delle variabili di istanza della classe stessa. </w:t>
      </w:r>
    </w:p>
    <w:p w14:paraId="3F6B307D" w14:textId="0F27F2EB" w:rsidR="0050537A" w:rsidRDefault="0050537A" w:rsidP="00FF18EB">
      <w:pPr>
        <w:pStyle w:val="Titolo5"/>
        <w:tabs>
          <w:tab w:val="left" w:pos="834"/>
        </w:tabs>
        <w:spacing w:before="160"/>
        <w:ind w:firstLine="0"/>
        <w:jc w:val="both"/>
        <w:rPr>
          <w:b w:val="0"/>
          <w:bCs w:val="0"/>
        </w:rPr>
      </w:pPr>
      <w:r w:rsidRPr="0050537A">
        <w:rPr>
          <w:b w:val="0"/>
          <w:bCs w:val="0"/>
        </w:rPr>
        <w:t>Di seguito sono riportati tutti i package relativi alle entità</w:t>
      </w:r>
      <w:r w:rsidR="005E67A9">
        <w:rPr>
          <w:b w:val="0"/>
          <w:bCs w:val="0"/>
        </w:rPr>
        <w:t xml:space="preserve"> </w:t>
      </w:r>
      <w:r w:rsidRPr="0050537A">
        <w:rPr>
          <w:b w:val="0"/>
          <w:bCs w:val="0"/>
        </w:rPr>
        <w:t>e il package corrisponde</w:t>
      </w:r>
      <w:r w:rsidR="005E67A9">
        <w:rPr>
          <w:b w:val="0"/>
          <w:bCs w:val="0"/>
        </w:rPr>
        <w:t xml:space="preserve">nte </w:t>
      </w:r>
      <w:r w:rsidRPr="0050537A">
        <w:rPr>
          <w:b w:val="0"/>
          <w:bCs w:val="0"/>
        </w:rPr>
        <w:t xml:space="preserve">alla funzionalità di connessione al Database: </w:t>
      </w:r>
    </w:p>
    <w:p w14:paraId="6D497E4A" w14:textId="7DD9DF4D" w:rsidR="0050537A" w:rsidRPr="00DE0F18" w:rsidRDefault="0050537A" w:rsidP="00FF18EB">
      <w:pPr>
        <w:pStyle w:val="Titolo5"/>
        <w:tabs>
          <w:tab w:val="left" w:pos="834"/>
        </w:tabs>
        <w:spacing w:before="160"/>
        <w:ind w:firstLine="0"/>
        <w:jc w:val="both"/>
        <w:rPr>
          <w:b w:val="0"/>
          <w:bCs w:val="0"/>
          <w:lang w:val="en-US"/>
        </w:rPr>
      </w:pPr>
      <w:r>
        <w:rPr>
          <w:b w:val="0"/>
          <w:bCs w:val="0"/>
        </w:rPr>
        <w:tab/>
      </w:r>
      <w:r>
        <w:rPr>
          <w:b w:val="0"/>
          <w:bCs w:val="0"/>
        </w:rPr>
        <w:tab/>
      </w:r>
      <w:r w:rsidRPr="00DE0F18">
        <w:rPr>
          <w:b w:val="0"/>
          <w:bCs w:val="0"/>
          <w:lang w:val="en-US"/>
        </w:rPr>
        <w:t xml:space="preserve">• </w:t>
      </w:r>
      <w:r w:rsidRPr="00DE0F18">
        <w:rPr>
          <w:lang w:val="en-US"/>
        </w:rPr>
        <w:t>User</w:t>
      </w:r>
      <w:r w:rsidRPr="00DE0F18">
        <w:rPr>
          <w:b w:val="0"/>
          <w:bCs w:val="0"/>
          <w:lang w:val="en-US"/>
        </w:rPr>
        <w:t xml:space="preserve">: </w:t>
      </w:r>
      <w:proofErr w:type="spellStart"/>
      <w:r w:rsidRPr="00DE0F18">
        <w:rPr>
          <w:b w:val="0"/>
          <w:bCs w:val="0"/>
          <w:lang w:val="en-US"/>
        </w:rPr>
        <w:t>UserDao</w:t>
      </w:r>
      <w:proofErr w:type="spellEnd"/>
      <w:r w:rsidRPr="00DE0F18">
        <w:rPr>
          <w:b w:val="0"/>
          <w:bCs w:val="0"/>
          <w:lang w:val="en-US"/>
        </w:rPr>
        <w:t xml:space="preserve">, </w:t>
      </w:r>
      <w:proofErr w:type="spellStart"/>
      <w:r w:rsidRPr="00DE0F18">
        <w:rPr>
          <w:b w:val="0"/>
          <w:bCs w:val="0"/>
          <w:lang w:val="en-US"/>
        </w:rPr>
        <w:t>DbUserDao</w:t>
      </w:r>
      <w:proofErr w:type="spellEnd"/>
      <w:r w:rsidRPr="00DE0F18">
        <w:rPr>
          <w:b w:val="0"/>
          <w:bCs w:val="0"/>
          <w:lang w:val="en-US"/>
        </w:rPr>
        <w:t xml:space="preserve">, User; </w:t>
      </w:r>
    </w:p>
    <w:p w14:paraId="2F675C24" w14:textId="77777777"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Client</w:t>
      </w:r>
      <w:r w:rsidRPr="00DE0F18">
        <w:rPr>
          <w:b w:val="0"/>
          <w:bCs w:val="0"/>
          <w:lang w:val="en-US"/>
        </w:rPr>
        <w:t xml:space="preserve">: </w:t>
      </w:r>
      <w:proofErr w:type="spellStart"/>
      <w:r w:rsidRPr="00DE0F18">
        <w:rPr>
          <w:b w:val="0"/>
          <w:bCs w:val="0"/>
          <w:lang w:val="en-US"/>
        </w:rPr>
        <w:t>ClientDao</w:t>
      </w:r>
      <w:proofErr w:type="spellEnd"/>
      <w:r w:rsidRPr="00DE0F18">
        <w:rPr>
          <w:b w:val="0"/>
          <w:bCs w:val="0"/>
          <w:lang w:val="en-US"/>
        </w:rPr>
        <w:t xml:space="preserve">, </w:t>
      </w:r>
      <w:proofErr w:type="spellStart"/>
      <w:r w:rsidRPr="00DE0F18">
        <w:rPr>
          <w:b w:val="0"/>
          <w:bCs w:val="0"/>
          <w:lang w:val="en-US"/>
        </w:rPr>
        <w:t>DBClientDao</w:t>
      </w:r>
      <w:proofErr w:type="spellEnd"/>
      <w:r w:rsidRPr="00DE0F18">
        <w:rPr>
          <w:b w:val="0"/>
          <w:bCs w:val="0"/>
          <w:lang w:val="en-US"/>
        </w:rPr>
        <w:t xml:space="preserve">, Client; </w:t>
      </w:r>
    </w:p>
    <w:p w14:paraId="1868A7D4" w14:textId="6D4641DC"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Advisor</w:t>
      </w:r>
      <w:r w:rsidRPr="00DE0F18">
        <w:rPr>
          <w:b w:val="0"/>
          <w:bCs w:val="0"/>
          <w:lang w:val="en-US"/>
        </w:rPr>
        <w:t xml:space="preserve">: </w:t>
      </w:r>
      <w:proofErr w:type="spellStart"/>
      <w:r w:rsidRPr="00DE0F18">
        <w:rPr>
          <w:b w:val="0"/>
          <w:bCs w:val="0"/>
          <w:lang w:val="en-US"/>
        </w:rPr>
        <w:t>AdvisorDao</w:t>
      </w:r>
      <w:proofErr w:type="spellEnd"/>
      <w:r w:rsidRPr="00DE0F18">
        <w:rPr>
          <w:b w:val="0"/>
          <w:bCs w:val="0"/>
          <w:lang w:val="en-US"/>
        </w:rPr>
        <w:t xml:space="preserve">, </w:t>
      </w:r>
      <w:proofErr w:type="spellStart"/>
      <w:r w:rsidRPr="00DE0F18">
        <w:rPr>
          <w:b w:val="0"/>
          <w:bCs w:val="0"/>
          <w:lang w:val="en-US"/>
        </w:rPr>
        <w:t>DbAdvisorDao</w:t>
      </w:r>
      <w:proofErr w:type="spellEnd"/>
      <w:r w:rsidRPr="00DE0F18">
        <w:rPr>
          <w:b w:val="0"/>
          <w:bCs w:val="0"/>
          <w:lang w:val="en-US"/>
        </w:rPr>
        <w:t xml:space="preserve">, Advisor; </w:t>
      </w:r>
    </w:p>
    <w:p w14:paraId="3C4100F6" w14:textId="77777777"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Admin</w:t>
      </w:r>
      <w:r w:rsidRPr="00DE0F18">
        <w:rPr>
          <w:b w:val="0"/>
          <w:bCs w:val="0"/>
          <w:lang w:val="en-US"/>
        </w:rPr>
        <w:t xml:space="preserve">: </w:t>
      </w:r>
      <w:proofErr w:type="spellStart"/>
      <w:r w:rsidRPr="00DE0F18">
        <w:rPr>
          <w:b w:val="0"/>
          <w:bCs w:val="0"/>
          <w:lang w:val="en-US"/>
        </w:rPr>
        <w:t>AdminDao</w:t>
      </w:r>
      <w:proofErr w:type="spellEnd"/>
      <w:r w:rsidRPr="00DE0F18">
        <w:rPr>
          <w:b w:val="0"/>
          <w:bCs w:val="0"/>
          <w:lang w:val="en-US"/>
        </w:rPr>
        <w:t xml:space="preserve">, </w:t>
      </w:r>
      <w:proofErr w:type="spellStart"/>
      <w:r w:rsidRPr="00DE0F18">
        <w:rPr>
          <w:b w:val="0"/>
          <w:bCs w:val="0"/>
          <w:lang w:val="en-US"/>
        </w:rPr>
        <w:t>DbAdminDao</w:t>
      </w:r>
      <w:proofErr w:type="spellEnd"/>
      <w:r w:rsidRPr="00DE0F18">
        <w:rPr>
          <w:b w:val="0"/>
          <w:bCs w:val="0"/>
          <w:lang w:val="en-US"/>
        </w:rPr>
        <w:t xml:space="preserve">, Admin; </w:t>
      </w:r>
    </w:p>
    <w:p w14:paraId="7528026A" w14:textId="77777777"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Order</w:t>
      </w:r>
      <w:r w:rsidRPr="00DE0F18">
        <w:rPr>
          <w:b w:val="0"/>
          <w:bCs w:val="0"/>
          <w:lang w:val="en-US"/>
        </w:rPr>
        <w:t xml:space="preserve">: </w:t>
      </w:r>
      <w:proofErr w:type="spellStart"/>
      <w:r w:rsidRPr="00DE0F18">
        <w:rPr>
          <w:b w:val="0"/>
          <w:bCs w:val="0"/>
          <w:lang w:val="en-US"/>
        </w:rPr>
        <w:t>OrderDao</w:t>
      </w:r>
      <w:proofErr w:type="spellEnd"/>
      <w:r w:rsidRPr="00DE0F18">
        <w:rPr>
          <w:b w:val="0"/>
          <w:bCs w:val="0"/>
          <w:lang w:val="en-US"/>
        </w:rPr>
        <w:t xml:space="preserve">, </w:t>
      </w:r>
      <w:proofErr w:type="spellStart"/>
      <w:r w:rsidRPr="00DE0F18">
        <w:rPr>
          <w:b w:val="0"/>
          <w:bCs w:val="0"/>
          <w:lang w:val="en-US"/>
        </w:rPr>
        <w:t>DbOrderDao</w:t>
      </w:r>
      <w:proofErr w:type="spellEnd"/>
      <w:r w:rsidRPr="00DE0F18">
        <w:rPr>
          <w:b w:val="0"/>
          <w:bCs w:val="0"/>
          <w:lang w:val="en-US"/>
        </w:rPr>
        <w:t xml:space="preserve">, Order; </w:t>
      </w:r>
    </w:p>
    <w:p w14:paraId="4B85B712" w14:textId="77777777"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Estimate</w:t>
      </w:r>
      <w:r w:rsidRPr="00DE0F18">
        <w:rPr>
          <w:b w:val="0"/>
          <w:bCs w:val="0"/>
          <w:lang w:val="en-US"/>
        </w:rPr>
        <w:t xml:space="preserve">: </w:t>
      </w:r>
      <w:proofErr w:type="spellStart"/>
      <w:r w:rsidRPr="00DE0F18">
        <w:rPr>
          <w:b w:val="0"/>
          <w:bCs w:val="0"/>
          <w:lang w:val="en-US"/>
        </w:rPr>
        <w:t>EstimateDao</w:t>
      </w:r>
      <w:proofErr w:type="spellEnd"/>
      <w:r w:rsidRPr="00DE0F18">
        <w:rPr>
          <w:b w:val="0"/>
          <w:bCs w:val="0"/>
          <w:lang w:val="en-US"/>
        </w:rPr>
        <w:t xml:space="preserve">, </w:t>
      </w:r>
      <w:proofErr w:type="spellStart"/>
      <w:r w:rsidRPr="00DE0F18">
        <w:rPr>
          <w:b w:val="0"/>
          <w:bCs w:val="0"/>
          <w:lang w:val="en-US"/>
        </w:rPr>
        <w:t>DbEstimateDao</w:t>
      </w:r>
      <w:proofErr w:type="spellEnd"/>
      <w:r w:rsidRPr="00DE0F18">
        <w:rPr>
          <w:b w:val="0"/>
          <w:bCs w:val="0"/>
          <w:lang w:val="en-US"/>
        </w:rPr>
        <w:t xml:space="preserve">, Estimate; </w:t>
      </w:r>
    </w:p>
    <w:p w14:paraId="0B10BE69" w14:textId="77777777"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Optional</w:t>
      </w:r>
      <w:r w:rsidRPr="00DE0F18">
        <w:rPr>
          <w:b w:val="0"/>
          <w:bCs w:val="0"/>
          <w:lang w:val="en-US"/>
        </w:rPr>
        <w:t xml:space="preserve">: </w:t>
      </w:r>
      <w:proofErr w:type="spellStart"/>
      <w:r w:rsidRPr="00DE0F18">
        <w:rPr>
          <w:b w:val="0"/>
          <w:bCs w:val="0"/>
          <w:lang w:val="en-US"/>
        </w:rPr>
        <w:t>OptionalDao</w:t>
      </w:r>
      <w:proofErr w:type="spellEnd"/>
      <w:r w:rsidRPr="00DE0F18">
        <w:rPr>
          <w:b w:val="0"/>
          <w:bCs w:val="0"/>
          <w:lang w:val="en-US"/>
        </w:rPr>
        <w:t xml:space="preserve">, </w:t>
      </w:r>
      <w:proofErr w:type="spellStart"/>
      <w:r w:rsidRPr="00DE0F18">
        <w:rPr>
          <w:b w:val="0"/>
          <w:bCs w:val="0"/>
          <w:lang w:val="en-US"/>
        </w:rPr>
        <w:t>DbOptionalDao</w:t>
      </w:r>
      <w:proofErr w:type="spellEnd"/>
      <w:r w:rsidRPr="00DE0F18">
        <w:rPr>
          <w:b w:val="0"/>
          <w:bCs w:val="0"/>
          <w:lang w:val="en-US"/>
        </w:rPr>
        <w:t xml:space="preserve">, Optional; </w:t>
      </w:r>
    </w:p>
    <w:p w14:paraId="7E47605B" w14:textId="77777777" w:rsidR="0050537A" w:rsidRPr="00DE0F18" w:rsidRDefault="0050537A" w:rsidP="00FF18EB">
      <w:pPr>
        <w:pStyle w:val="Titolo5"/>
        <w:tabs>
          <w:tab w:val="left" w:pos="834"/>
        </w:tabs>
        <w:spacing w:before="160"/>
        <w:ind w:firstLine="0"/>
        <w:jc w:val="both"/>
        <w:rPr>
          <w:b w:val="0"/>
          <w:bCs w:val="0"/>
          <w:lang w:val="en-US"/>
        </w:rPr>
      </w:pPr>
      <w:r w:rsidRPr="00DE0F18">
        <w:rPr>
          <w:b w:val="0"/>
          <w:bCs w:val="0"/>
          <w:lang w:val="en-US"/>
        </w:rPr>
        <w:tab/>
      </w:r>
      <w:r w:rsidRPr="00DE0F18">
        <w:rPr>
          <w:b w:val="0"/>
          <w:bCs w:val="0"/>
          <w:lang w:val="en-US"/>
        </w:rPr>
        <w:tab/>
        <w:t xml:space="preserve">• </w:t>
      </w:r>
      <w:r w:rsidRPr="00DE0F18">
        <w:rPr>
          <w:lang w:val="en-US"/>
        </w:rPr>
        <w:t>Car</w:t>
      </w:r>
      <w:r w:rsidRPr="00DE0F18">
        <w:rPr>
          <w:b w:val="0"/>
          <w:bCs w:val="0"/>
          <w:lang w:val="en-US"/>
        </w:rPr>
        <w:t xml:space="preserve">: </w:t>
      </w:r>
      <w:proofErr w:type="spellStart"/>
      <w:r w:rsidRPr="00DE0F18">
        <w:rPr>
          <w:b w:val="0"/>
          <w:bCs w:val="0"/>
          <w:lang w:val="en-US"/>
        </w:rPr>
        <w:t>CarDao</w:t>
      </w:r>
      <w:proofErr w:type="spellEnd"/>
      <w:r w:rsidRPr="00DE0F18">
        <w:rPr>
          <w:b w:val="0"/>
          <w:bCs w:val="0"/>
          <w:lang w:val="en-US"/>
        </w:rPr>
        <w:t xml:space="preserve">, </w:t>
      </w:r>
      <w:proofErr w:type="spellStart"/>
      <w:r w:rsidRPr="00DE0F18">
        <w:rPr>
          <w:b w:val="0"/>
          <w:bCs w:val="0"/>
          <w:lang w:val="en-US"/>
        </w:rPr>
        <w:t>DbCarDao</w:t>
      </w:r>
      <w:proofErr w:type="spellEnd"/>
      <w:r w:rsidRPr="00DE0F18">
        <w:rPr>
          <w:b w:val="0"/>
          <w:bCs w:val="0"/>
          <w:lang w:val="en-US"/>
        </w:rPr>
        <w:t xml:space="preserve">, Car; </w:t>
      </w:r>
    </w:p>
    <w:p w14:paraId="7311673F" w14:textId="77777777" w:rsidR="0050537A" w:rsidRDefault="0050537A" w:rsidP="00FF18EB">
      <w:pPr>
        <w:pStyle w:val="Titolo5"/>
        <w:tabs>
          <w:tab w:val="left" w:pos="834"/>
        </w:tabs>
        <w:spacing w:before="160"/>
        <w:ind w:firstLine="0"/>
        <w:jc w:val="both"/>
        <w:rPr>
          <w:b w:val="0"/>
          <w:bCs w:val="0"/>
        </w:rPr>
      </w:pPr>
      <w:r w:rsidRPr="00DE0F18">
        <w:rPr>
          <w:b w:val="0"/>
          <w:bCs w:val="0"/>
          <w:lang w:val="en-US"/>
        </w:rPr>
        <w:tab/>
      </w:r>
      <w:r w:rsidRPr="00DE0F18">
        <w:rPr>
          <w:b w:val="0"/>
          <w:bCs w:val="0"/>
          <w:lang w:val="en-US"/>
        </w:rPr>
        <w:tab/>
      </w:r>
      <w:r w:rsidRPr="0050537A">
        <w:rPr>
          <w:b w:val="0"/>
          <w:bCs w:val="0"/>
        </w:rPr>
        <w:t xml:space="preserve">• </w:t>
      </w:r>
      <w:proofErr w:type="spellStart"/>
      <w:r w:rsidRPr="0050537A">
        <w:t>DBPool</w:t>
      </w:r>
      <w:proofErr w:type="spellEnd"/>
      <w:r w:rsidRPr="0050537A">
        <w:rPr>
          <w:b w:val="0"/>
          <w:bCs w:val="0"/>
        </w:rPr>
        <w:t xml:space="preserve">: </w:t>
      </w:r>
      <w:proofErr w:type="spellStart"/>
      <w:r w:rsidRPr="0050537A">
        <w:rPr>
          <w:b w:val="0"/>
          <w:bCs w:val="0"/>
        </w:rPr>
        <w:t>ConnectionManagerInterface</w:t>
      </w:r>
      <w:proofErr w:type="spellEnd"/>
      <w:r w:rsidRPr="0050537A">
        <w:rPr>
          <w:b w:val="0"/>
          <w:bCs w:val="0"/>
        </w:rPr>
        <w:t xml:space="preserve">, </w:t>
      </w:r>
      <w:proofErr w:type="spellStart"/>
      <w:r w:rsidRPr="0050537A">
        <w:rPr>
          <w:b w:val="0"/>
          <w:bCs w:val="0"/>
        </w:rPr>
        <w:t>ConnectionManager</w:t>
      </w:r>
      <w:proofErr w:type="spellEnd"/>
      <w:r w:rsidRPr="0050537A">
        <w:rPr>
          <w:b w:val="0"/>
          <w:bCs w:val="0"/>
        </w:rPr>
        <w:t xml:space="preserve">, </w:t>
      </w:r>
      <w:proofErr w:type="spellStart"/>
      <w:r w:rsidRPr="0050537A">
        <w:rPr>
          <w:b w:val="0"/>
          <w:bCs w:val="0"/>
        </w:rPr>
        <w:t>ConnectionPool</w:t>
      </w:r>
      <w:proofErr w:type="spellEnd"/>
      <w:r w:rsidRPr="0050537A">
        <w:rPr>
          <w:b w:val="0"/>
          <w:bCs w:val="0"/>
        </w:rPr>
        <w:t>.</w:t>
      </w:r>
    </w:p>
    <w:p w14:paraId="4A5ABEF4" w14:textId="77777777" w:rsidR="008945B6" w:rsidRDefault="008945B6" w:rsidP="00FF18EB">
      <w:pPr>
        <w:jc w:val="both"/>
        <w:rPr>
          <w:sz w:val="10"/>
        </w:rPr>
        <w:sectPr w:rsidR="008945B6">
          <w:pgSz w:w="11910" w:h="16840"/>
          <w:pgMar w:top="1660" w:right="1020" w:bottom="880" w:left="1020" w:header="708" w:footer="694" w:gutter="0"/>
          <w:cols w:space="720"/>
        </w:sectPr>
      </w:pPr>
    </w:p>
    <w:p w14:paraId="165C6EE9" w14:textId="4A134C7D" w:rsidR="008945B6" w:rsidRDefault="00D31F81" w:rsidP="00FF18EB">
      <w:pPr>
        <w:pStyle w:val="Corpotesto"/>
        <w:spacing w:before="6"/>
        <w:jc w:val="both"/>
        <w:rPr>
          <w:sz w:val="9"/>
        </w:rPr>
      </w:pPr>
      <w:r>
        <w:rPr>
          <w:noProof/>
        </w:rPr>
        <w:lastRenderedPageBreak/>
        <w:drawing>
          <wp:anchor distT="0" distB="0" distL="114300" distR="114300" simplePos="0" relativeHeight="251659264" behindDoc="1" locked="0" layoutInCell="1" allowOverlap="1" wp14:anchorId="2E3DCDB1" wp14:editId="0941BFA2">
            <wp:simplePos x="0" y="0"/>
            <wp:positionH relativeFrom="column">
              <wp:posOffset>-422910</wp:posOffset>
            </wp:positionH>
            <wp:positionV relativeFrom="paragraph">
              <wp:posOffset>288290</wp:posOffset>
            </wp:positionV>
            <wp:extent cx="7066915" cy="6380480"/>
            <wp:effectExtent l="0" t="0" r="635" b="1270"/>
            <wp:wrapTight wrapText="bothSides">
              <wp:wrapPolygon edited="0">
                <wp:start x="0" y="0"/>
                <wp:lineTo x="0" y="21540"/>
                <wp:lineTo x="21544" y="21540"/>
                <wp:lineTo x="2154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066915" cy="6380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E3AA8" w14:textId="77777777" w:rsidR="00937F6C" w:rsidRDefault="00937F6C" w:rsidP="00937F6C">
      <w:pPr>
        <w:pStyle w:val="Paragrafoelenco"/>
        <w:tabs>
          <w:tab w:val="left" w:pos="517"/>
        </w:tabs>
        <w:spacing w:before="99"/>
        <w:ind w:left="516" w:firstLine="0"/>
        <w:jc w:val="both"/>
        <w:rPr>
          <w:b/>
          <w:sz w:val="28"/>
        </w:rPr>
      </w:pPr>
      <w:bookmarkStart w:id="328" w:name="2.2_Control"/>
      <w:bookmarkEnd w:id="328"/>
    </w:p>
    <w:p w14:paraId="5075CF61" w14:textId="77777777" w:rsidR="00937F6C" w:rsidRDefault="00937F6C" w:rsidP="00937F6C">
      <w:pPr>
        <w:pStyle w:val="Paragrafoelenco"/>
        <w:tabs>
          <w:tab w:val="left" w:pos="517"/>
        </w:tabs>
        <w:spacing w:before="99"/>
        <w:ind w:left="516" w:firstLine="0"/>
        <w:jc w:val="both"/>
        <w:rPr>
          <w:b/>
          <w:sz w:val="28"/>
        </w:rPr>
      </w:pPr>
    </w:p>
    <w:p w14:paraId="1F62C845" w14:textId="77777777" w:rsidR="00937F6C" w:rsidRDefault="00937F6C" w:rsidP="00937F6C">
      <w:pPr>
        <w:pStyle w:val="Paragrafoelenco"/>
        <w:tabs>
          <w:tab w:val="left" w:pos="517"/>
        </w:tabs>
        <w:spacing w:before="99"/>
        <w:ind w:left="516" w:firstLine="0"/>
        <w:jc w:val="both"/>
        <w:rPr>
          <w:b/>
          <w:sz w:val="28"/>
        </w:rPr>
      </w:pPr>
    </w:p>
    <w:p w14:paraId="2D32769F" w14:textId="77777777" w:rsidR="00937F6C" w:rsidRDefault="00937F6C" w:rsidP="00937F6C">
      <w:pPr>
        <w:pStyle w:val="Paragrafoelenco"/>
        <w:tabs>
          <w:tab w:val="left" w:pos="517"/>
        </w:tabs>
        <w:spacing w:before="99"/>
        <w:ind w:left="516" w:firstLine="0"/>
        <w:jc w:val="both"/>
        <w:rPr>
          <w:b/>
          <w:sz w:val="28"/>
        </w:rPr>
      </w:pPr>
    </w:p>
    <w:p w14:paraId="2C32BA8C" w14:textId="77777777" w:rsidR="00937F6C" w:rsidRDefault="00937F6C" w:rsidP="00937F6C">
      <w:pPr>
        <w:pStyle w:val="Paragrafoelenco"/>
        <w:tabs>
          <w:tab w:val="left" w:pos="517"/>
        </w:tabs>
        <w:spacing w:before="99"/>
        <w:ind w:left="516" w:firstLine="0"/>
        <w:jc w:val="both"/>
        <w:rPr>
          <w:b/>
          <w:sz w:val="28"/>
        </w:rPr>
      </w:pPr>
    </w:p>
    <w:p w14:paraId="67D0A10D" w14:textId="77777777" w:rsidR="00937F6C" w:rsidRDefault="00937F6C" w:rsidP="00937F6C">
      <w:pPr>
        <w:pStyle w:val="Paragrafoelenco"/>
        <w:tabs>
          <w:tab w:val="left" w:pos="517"/>
        </w:tabs>
        <w:spacing w:before="99"/>
        <w:ind w:left="516" w:firstLine="0"/>
        <w:jc w:val="both"/>
        <w:rPr>
          <w:b/>
          <w:sz w:val="28"/>
        </w:rPr>
      </w:pPr>
    </w:p>
    <w:p w14:paraId="4FB44E97" w14:textId="77777777" w:rsidR="00937F6C" w:rsidRDefault="00937F6C" w:rsidP="00937F6C">
      <w:pPr>
        <w:pStyle w:val="Paragrafoelenco"/>
        <w:tabs>
          <w:tab w:val="left" w:pos="517"/>
        </w:tabs>
        <w:spacing w:before="99"/>
        <w:ind w:left="516" w:firstLine="0"/>
        <w:jc w:val="both"/>
        <w:rPr>
          <w:b/>
          <w:sz w:val="28"/>
        </w:rPr>
      </w:pPr>
    </w:p>
    <w:p w14:paraId="1E487A1B" w14:textId="77777777" w:rsidR="00937F6C" w:rsidDel="00B42371" w:rsidRDefault="00937F6C" w:rsidP="00937F6C">
      <w:pPr>
        <w:pStyle w:val="Paragrafoelenco"/>
        <w:tabs>
          <w:tab w:val="left" w:pos="517"/>
        </w:tabs>
        <w:spacing w:before="99"/>
        <w:ind w:left="516" w:firstLine="0"/>
        <w:jc w:val="both"/>
        <w:rPr>
          <w:del w:id="329" w:author="Mattia Caprio" w:date="2021-02-01T11:50:00Z"/>
          <w:b/>
          <w:sz w:val="28"/>
        </w:rPr>
      </w:pPr>
    </w:p>
    <w:p w14:paraId="3FE4DCA0" w14:textId="77777777" w:rsidR="00937F6C" w:rsidDel="00B42371" w:rsidRDefault="00937F6C" w:rsidP="00937F6C">
      <w:pPr>
        <w:pStyle w:val="Paragrafoelenco"/>
        <w:tabs>
          <w:tab w:val="left" w:pos="517"/>
        </w:tabs>
        <w:spacing w:before="99"/>
        <w:ind w:left="516" w:firstLine="0"/>
        <w:jc w:val="both"/>
        <w:rPr>
          <w:del w:id="330" w:author="Mattia Caprio" w:date="2021-02-01T11:50:00Z"/>
          <w:b/>
          <w:sz w:val="28"/>
        </w:rPr>
      </w:pPr>
    </w:p>
    <w:p w14:paraId="33ED194F" w14:textId="77777777" w:rsidR="00937F6C" w:rsidRPr="00B42371" w:rsidRDefault="00937F6C" w:rsidP="00B42371">
      <w:pPr>
        <w:tabs>
          <w:tab w:val="left" w:pos="517"/>
        </w:tabs>
        <w:spacing w:before="99"/>
        <w:jc w:val="both"/>
        <w:rPr>
          <w:b/>
          <w:sz w:val="28"/>
          <w:rPrChange w:id="331" w:author="Mattia Caprio" w:date="2021-02-01T11:50:00Z">
            <w:rPr/>
          </w:rPrChange>
        </w:rPr>
        <w:pPrChange w:id="332" w:author="Mattia Caprio" w:date="2021-02-01T11:50:00Z">
          <w:pPr>
            <w:pStyle w:val="Paragrafoelenco"/>
            <w:tabs>
              <w:tab w:val="left" w:pos="517"/>
            </w:tabs>
            <w:spacing w:before="99"/>
            <w:ind w:left="516" w:firstLine="0"/>
            <w:jc w:val="both"/>
          </w:pPr>
        </w:pPrChange>
      </w:pPr>
    </w:p>
    <w:p w14:paraId="73179312" w14:textId="49F0BF70" w:rsidR="008945B6" w:rsidRPr="002341FB" w:rsidRDefault="0050537A">
      <w:pPr>
        <w:pStyle w:val="Paragrafoelenco"/>
        <w:numPr>
          <w:ilvl w:val="1"/>
          <w:numId w:val="3"/>
        </w:numPr>
        <w:tabs>
          <w:tab w:val="left" w:pos="517"/>
        </w:tabs>
        <w:spacing w:before="99"/>
        <w:ind w:left="516" w:hanging="404"/>
        <w:jc w:val="both"/>
        <w:rPr>
          <w:b/>
          <w:sz w:val="26"/>
          <w:szCs w:val="26"/>
        </w:rPr>
      </w:pPr>
      <w:r w:rsidRPr="002341FB">
        <w:rPr>
          <w:b/>
          <w:sz w:val="26"/>
          <w:szCs w:val="26"/>
        </w:rPr>
        <w:lastRenderedPageBreak/>
        <w:t>Control</w:t>
      </w:r>
    </w:p>
    <w:p w14:paraId="2F58CE44" w14:textId="6F6E2ABE" w:rsidR="0050537A" w:rsidRPr="0050537A" w:rsidRDefault="0050537A">
      <w:pPr>
        <w:pStyle w:val="Paragrafoelenco"/>
        <w:tabs>
          <w:tab w:val="left" w:pos="517"/>
        </w:tabs>
        <w:spacing w:before="99"/>
        <w:ind w:left="477" w:firstLine="0"/>
        <w:jc w:val="both"/>
        <w:rPr>
          <w:sz w:val="24"/>
          <w:szCs w:val="24"/>
        </w:rPr>
      </w:pPr>
      <w:r w:rsidRPr="0050537A">
        <w:rPr>
          <w:sz w:val="24"/>
          <w:szCs w:val="24"/>
        </w:rPr>
        <w:t xml:space="preserve">Il package denominato “Control” contiene le classi che estendono la classe </w:t>
      </w:r>
      <w:proofErr w:type="spellStart"/>
      <w:r w:rsidRPr="0050537A">
        <w:rPr>
          <w:sz w:val="24"/>
          <w:szCs w:val="24"/>
        </w:rPr>
        <w:t>HttpServlet</w:t>
      </w:r>
      <w:proofErr w:type="spellEnd"/>
      <w:r w:rsidRPr="0050537A">
        <w:rPr>
          <w:sz w:val="24"/>
          <w:szCs w:val="24"/>
        </w:rPr>
        <w:t>, adoperate per gestire le richieste</w:t>
      </w:r>
      <w:r>
        <w:rPr>
          <w:sz w:val="24"/>
          <w:szCs w:val="24"/>
        </w:rPr>
        <w:t xml:space="preserve"> </w:t>
      </w:r>
      <w:r w:rsidRPr="0050537A">
        <w:rPr>
          <w:sz w:val="24"/>
          <w:szCs w:val="24"/>
        </w:rPr>
        <w:t>svolte dai client. Tale package è suddiviso in diverse categorie, di seguito riportate:</w:t>
      </w:r>
    </w:p>
    <w:p w14:paraId="7CEDCA49" w14:textId="12DC315F" w:rsidR="0050537A" w:rsidRPr="0050537A" w:rsidRDefault="0050537A">
      <w:pPr>
        <w:pStyle w:val="Paragrafoelenco"/>
        <w:tabs>
          <w:tab w:val="left" w:pos="517"/>
        </w:tabs>
        <w:spacing w:before="99"/>
        <w:ind w:left="477" w:firstLine="0"/>
        <w:jc w:val="both"/>
        <w:rPr>
          <w:sz w:val="24"/>
          <w:szCs w:val="24"/>
        </w:rPr>
      </w:pPr>
      <w:r>
        <w:rPr>
          <w:sz w:val="24"/>
          <w:szCs w:val="24"/>
        </w:rPr>
        <w:tab/>
      </w:r>
      <w:r w:rsidRPr="0050537A">
        <w:rPr>
          <w:sz w:val="24"/>
          <w:szCs w:val="24"/>
        </w:rPr>
        <w:t xml:space="preserve">• </w:t>
      </w:r>
      <w:r w:rsidRPr="00FF18EB">
        <w:rPr>
          <w:b/>
          <w:bCs/>
          <w:sz w:val="24"/>
          <w:szCs w:val="24"/>
        </w:rPr>
        <w:t>User</w:t>
      </w:r>
      <w:r w:rsidRPr="0050537A">
        <w:rPr>
          <w:sz w:val="24"/>
          <w:szCs w:val="24"/>
        </w:rPr>
        <w:t xml:space="preserve">: contiene le </w:t>
      </w:r>
      <w:proofErr w:type="spellStart"/>
      <w:r w:rsidRPr="0050537A">
        <w:rPr>
          <w:sz w:val="24"/>
          <w:szCs w:val="24"/>
        </w:rPr>
        <w:t>servlet</w:t>
      </w:r>
      <w:proofErr w:type="spellEnd"/>
      <w:r w:rsidRPr="0050537A">
        <w:rPr>
          <w:sz w:val="24"/>
          <w:szCs w:val="24"/>
        </w:rPr>
        <w:t xml:space="preserve"> per effettuare le operazioni possibili comuni a tutti i tipi di utente (registrato e non);</w:t>
      </w:r>
    </w:p>
    <w:p w14:paraId="5A649F8F" w14:textId="41C8434B" w:rsidR="0050537A" w:rsidRPr="00FF18EB" w:rsidRDefault="00FF18EB">
      <w:pPr>
        <w:pStyle w:val="Paragrafoelenco"/>
        <w:tabs>
          <w:tab w:val="left" w:pos="517"/>
        </w:tabs>
        <w:spacing w:before="99"/>
        <w:ind w:left="477" w:firstLine="0"/>
        <w:jc w:val="both"/>
        <w:rPr>
          <w:sz w:val="24"/>
          <w:szCs w:val="24"/>
        </w:rPr>
      </w:pPr>
      <w:r>
        <w:rPr>
          <w:sz w:val="24"/>
          <w:szCs w:val="24"/>
        </w:rPr>
        <w:tab/>
      </w:r>
      <w:r w:rsidR="0050537A" w:rsidRPr="0050537A">
        <w:rPr>
          <w:sz w:val="24"/>
          <w:szCs w:val="24"/>
        </w:rPr>
        <w:t xml:space="preserve">• </w:t>
      </w:r>
      <w:r w:rsidR="0050537A" w:rsidRPr="00FF18EB">
        <w:rPr>
          <w:b/>
          <w:bCs/>
          <w:sz w:val="24"/>
          <w:szCs w:val="24"/>
        </w:rPr>
        <w:t>Client</w:t>
      </w:r>
      <w:r w:rsidR="0050537A" w:rsidRPr="0050537A">
        <w:rPr>
          <w:sz w:val="24"/>
          <w:szCs w:val="24"/>
        </w:rPr>
        <w:t xml:space="preserve">: contiene le </w:t>
      </w:r>
      <w:proofErr w:type="spellStart"/>
      <w:r w:rsidR="0050537A" w:rsidRPr="0050537A">
        <w:rPr>
          <w:sz w:val="24"/>
          <w:szCs w:val="24"/>
        </w:rPr>
        <w:t>servlet</w:t>
      </w:r>
      <w:proofErr w:type="spellEnd"/>
      <w:r w:rsidR="0050537A" w:rsidRPr="0050537A">
        <w:rPr>
          <w:sz w:val="24"/>
          <w:szCs w:val="24"/>
        </w:rPr>
        <w:t xml:space="preserve"> per effettuare le operazioni peculiari all’account di tipo Cliente e la registrazione di un</w:t>
      </w:r>
      <w:r>
        <w:rPr>
          <w:sz w:val="24"/>
          <w:szCs w:val="24"/>
        </w:rPr>
        <w:t xml:space="preserve"> </w:t>
      </w:r>
      <w:r w:rsidR="0050537A" w:rsidRPr="00FF18EB">
        <w:rPr>
          <w:sz w:val="24"/>
          <w:szCs w:val="24"/>
        </w:rPr>
        <w:t>account di tipo Cliente;</w:t>
      </w:r>
    </w:p>
    <w:p w14:paraId="614A09F6" w14:textId="777DC1F6" w:rsidR="0050537A" w:rsidRPr="0050537A" w:rsidRDefault="00FF18EB">
      <w:pPr>
        <w:pStyle w:val="Paragrafoelenco"/>
        <w:tabs>
          <w:tab w:val="left" w:pos="517"/>
        </w:tabs>
        <w:spacing w:before="99"/>
        <w:ind w:left="477" w:firstLine="0"/>
        <w:jc w:val="both"/>
        <w:rPr>
          <w:sz w:val="24"/>
          <w:szCs w:val="24"/>
        </w:rPr>
      </w:pPr>
      <w:r>
        <w:rPr>
          <w:sz w:val="24"/>
          <w:szCs w:val="24"/>
        </w:rPr>
        <w:tab/>
      </w:r>
      <w:r w:rsidR="0050537A" w:rsidRPr="0050537A">
        <w:rPr>
          <w:sz w:val="24"/>
          <w:szCs w:val="24"/>
        </w:rPr>
        <w:t xml:space="preserve">• </w:t>
      </w:r>
      <w:r w:rsidR="0050537A" w:rsidRPr="00FF18EB">
        <w:rPr>
          <w:b/>
          <w:bCs/>
          <w:sz w:val="24"/>
          <w:szCs w:val="24"/>
        </w:rPr>
        <w:t>Advisor</w:t>
      </w:r>
      <w:r w:rsidR="0050537A" w:rsidRPr="0050537A">
        <w:rPr>
          <w:sz w:val="24"/>
          <w:szCs w:val="24"/>
        </w:rPr>
        <w:t xml:space="preserve">: contiene le </w:t>
      </w:r>
      <w:proofErr w:type="spellStart"/>
      <w:r w:rsidR="0050537A" w:rsidRPr="0050537A">
        <w:rPr>
          <w:sz w:val="24"/>
          <w:szCs w:val="24"/>
        </w:rPr>
        <w:t>servlet</w:t>
      </w:r>
      <w:proofErr w:type="spellEnd"/>
      <w:r w:rsidR="0050537A" w:rsidRPr="0050537A">
        <w:rPr>
          <w:sz w:val="24"/>
          <w:szCs w:val="24"/>
        </w:rPr>
        <w:t xml:space="preserve"> per effettuare le operazioni peculiari all’account di tipo Consulente;</w:t>
      </w:r>
    </w:p>
    <w:p w14:paraId="706D1A79" w14:textId="270660C9" w:rsidR="0050537A" w:rsidRPr="0050537A" w:rsidRDefault="00FF18EB">
      <w:pPr>
        <w:pStyle w:val="Paragrafoelenco"/>
        <w:tabs>
          <w:tab w:val="left" w:pos="517"/>
        </w:tabs>
        <w:spacing w:before="99"/>
        <w:ind w:left="477" w:firstLine="0"/>
        <w:jc w:val="both"/>
        <w:rPr>
          <w:sz w:val="24"/>
          <w:szCs w:val="24"/>
        </w:rPr>
      </w:pPr>
      <w:r>
        <w:rPr>
          <w:sz w:val="24"/>
          <w:szCs w:val="24"/>
        </w:rPr>
        <w:tab/>
      </w:r>
      <w:r w:rsidR="0050537A" w:rsidRPr="0050537A">
        <w:rPr>
          <w:sz w:val="24"/>
          <w:szCs w:val="24"/>
        </w:rPr>
        <w:t xml:space="preserve">• </w:t>
      </w:r>
      <w:r w:rsidR="0050537A" w:rsidRPr="00FF18EB">
        <w:rPr>
          <w:b/>
          <w:bCs/>
          <w:sz w:val="24"/>
          <w:szCs w:val="24"/>
        </w:rPr>
        <w:t>Admin</w:t>
      </w:r>
      <w:r w:rsidR="0050537A" w:rsidRPr="0050537A">
        <w:rPr>
          <w:sz w:val="24"/>
          <w:szCs w:val="24"/>
        </w:rPr>
        <w:t xml:space="preserve">: contiene le </w:t>
      </w:r>
      <w:proofErr w:type="spellStart"/>
      <w:r w:rsidR="0050537A" w:rsidRPr="0050537A">
        <w:rPr>
          <w:sz w:val="24"/>
          <w:szCs w:val="24"/>
        </w:rPr>
        <w:t>servlet</w:t>
      </w:r>
      <w:proofErr w:type="spellEnd"/>
      <w:r w:rsidR="0050537A" w:rsidRPr="0050537A">
        <w:rPr>
          <w:sz w:val="24"/>
          <w:szCs w:val="24"/>
        </w:rPr>
        <w:t xml:space="preserve"> per effettuare le operazioni peculiari all’account di tipo Amministratore;</w:t>
      </w:r>
    </w:p>
    <w:p w14:paraId="249D9AAE" w14:textId="1BBFC572" w:rsidR="0050537A" w:rsidRPr="00FF18EB" w:rsidRDefault="00FF18EB">
      <w:pPr>
        <w:tabs>
          <w:tab w:val="left" w:pos="517"/>
        </w:tabs>
        <w:spacing w:before="99"/>
        <w:jc w:val="both"/>
        <w:rPr>
          <w:sz w:val="24"/>
          <w:szCs w:val="24"/>
        </w:rPr>
      </w:pPr>
      <w:r>
        <w:rPr>
          <w:sz w:val="24"/>
          <w:szCs w:val="24"/>
        </w:rPr>
        <w:tab/>
      </w:r>
      <w:r w:rsidR="0050537A" w:rsidRPr="00FF18EB">
        <w:rPr>
          <w:sz w:val="24"/>
          <w:szCs w:val="24"/>
        </w:rPr>
        <w:t xml:space="preserve">• </w:t>
      </w:r>
      <w:proofErr w:type="spellStart"/>
      <w:r w:rsidR="0050537A" w:rsidRPr="00FF18EB">
        <w:rPr>
          <w:b/>
          <w:bCs/>
          <w:sz w:val="24"/>
          <w:szCs w:val="24"/>
        </w:rPr>
        <w:t>Fragmtens</w:t>
      </w:r>
      <w:proofErr w:type="spellEnd"/>
      <w:r w:rsidR="0050537A" w:rsidRPr="00FF18EB">
        <w:rPr>
          <w:sz w:val="24"/>
          <w:szCs w:val="24"/>
        </w:rPr>
        <w:t xml:space="preserve">: contiene le </w:t>
      </w:r>
      <w:proofErr w:type="spellStart"/>
      <w:r w:rsidR="0050537A" w:rsidRPr="00FF18EB">
        <w:rPr>
          <w:sz w:val="24"/>
          <w:szCs w:val="24"/>
        </w:rPr>
        <w:t>servlet</w:t>
      </w:r>
      <w:proofErr w:type="spellEnd"/>
      <w:r w:rsidR="0050537A" w:rsidRPr="00FF18EB">
        <w:rPr>
          <w:sz w:val="24"/>
          <w:szCs w:val="24"/>
        </w:rPr>
        <w:t xml:space="preserve"> per effettuare le operazioni peculiari al </w:t>
      </w:r>
      <w:proofErr w:type="spellStart"/>
      <w:r w:rsidR="0050537A" w:rsidRPr="00FF18EB">
        <w:rPr>
          <w:sz w:val="24"/>
          <w:szCs w:val="24"/>
        </w:rPr>
        <w:t>footer</w:t>
      </w:r>
      <w:proofErr w:type="spellEnd"/>
      <w:r w:rsidR="0050537A" w:rsidRPr="00FF18EB">
        <w:rPr>
          <w:sz w:val="24"/>
          <w:szCs w:val="24"/>
        </w:rPr>
        <w:t>;</w:t>
      </w:r>
    </w:p>
    <w:p w14:paraId="7F293D47" w14:textId="0B9500B0" w:rsidR="008945B6" w:rsidRDefault="004A5588">
      <w:pPr>
        <w:pStyle w:val="Corpotesto"/>
        <w:spacing w:before="3"/>
        <w:ind w:left="477"/>
        <w:jc w:val="both"/>
        <w:rPr>
          <w:sz w:val="9"/>
        </w:rPr>
        <w:pPrChange w:id="333" w:author="Mattia Caprio" w:date="2021-01-30T21:13:00Z">
          <w:pPr>
            <w:pStyle w:val="Corpotesto"/>
            <w:spacing w:before="3"/>
            <w:ind w:left="477"/>
          </w:pPr>
        </w:pPrChange>
      </w:pPr>
      <w:r>
        <w:rPr>
          <w:noProof/>
        </w:rPr>
        <w:drawing>
          <wp:anchor distT="0" distB="0" distL="114300" distR="114300" simplePos="0" relativeHeight="251655168" behindDoc="1" locked="0" layoutInCell="1" allowOverlap="1" wp14:anchorId="6A814E6F" wp14:editId="1E629172">
            <wp:simplePos x="0" y="0"/>
            <wp:positionH relativeFrom="margin">
              <wp:align>center</wp:align>
            </wp:positionH>
            <wp:positionV relativeFrom="paragraph">
              <wp:posOffset>369902</wp:posOffset>
            </wp:positionV>
            <wp:extent cx="7043476" cy="3091218"/>
            <wp:effectExtent l="0" t="0" r="5080" b="0"/>
            <wp:wrapTight wrapText="bothSides">
              <wp:wrapPolygon edited="0">
                <wp:start x="0" y="0"/>
                <wp:lineTo x="0" y="21431"/>
                <wp:lineTo x="21557" y="21431"/>
                <wp:lineTo x="2155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043476" cy="30912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7A" w:rsidRPr="0050537A">
        <w:t xml:space="preserve">• </w:t>
      </w:r>
      <w:r w:rsidR="0050537A" w:rsidRPr="00FF18EB">
        <w:rPr>
          <w:b/>
          <w:bCs/>
        </w:rPr>
        <w:t>Utility</w:t>
      </w:r>
      <w:r w:rsidR="0050537A" w:rsidRPr="0050537A">
        <w:t>: contiene le classi per effettuare le operazioni di supporto al sistema</w:t>
      </w:r>
    </w:p>
    <w:p w14:paraId="49E0263F" w14:textId="77777777" w:rsidR="00937F6C" w:rsidRDefault="00937F6C" w:rsidP="00937F6C">
      <w:pPr>
        <w:pStyle w:val="Paragrafoelenco"/>
        <w:tabs>
          <w:tab w:val="left" w:pos="517"/>
        </w:tabs>
        <w:spacing w:before="99"/>
        <w:ind w:left="516" w:firstLine="0"/>
        <w:rPr>
          <w:b/>
          <w:sz w:val="28"/>
        </w:rPr>
      </w:pPr>
      <w:bookmarkStart w:id="334" w:name="2.3_View"/>
      <w:bookmarkEnd w:id="334"/>
    </w:p>
    <w:p w14:paraId="16CB1A72" w14:textId="77777777" w:rsidR="00937F6C" w:rsidRDefault="00937F6C" w:rsidP="00937F6C">
      <w:pPr>
        <w:pStyle w:val="Paragrafoelenco"/>
        <w:tabs>
          <w:tab w:val="left" w:pos="517"/>
        </w:tabs>
        <w:spacing w:before="99"/>
        <w:ind w:left="516" w:firstLine="0"/>
        <w:rPr>
          <w:b/>
          <w:sz w:val="28"/>
        </w:rPr>
      </w:pPr>
    </w:p>
    <w:p w14:paraId="1FEF5C44" w14:textId="77777777" w:rsidR="00937F6C" w:rsidRDefault="00937F6C" w:rsidP="00937F6C">
      <w:pPr>
        <w:pStyle w:val="Paragrafoelenco"/>
        <w:tabs>
          <w:tab w:val="left" w:pos="517"/>
        </w:tabs>
        <w:spacing w:before="99"/>
        <w:ind w:left="516" w:firstLine="0"/>
        <w:rPr>
          <w:b/>
          <w:sz w:val="28"/>
        </w:rPr>
      </w:pPr>
    </w:p>
    <w:p w14:paraId="4AEEAEA5" w14:textId="77777777" w:rsidR="00937F6C" w:rsidRDefault="00937F6C" w:rsidP="00937F6C">
      <w:pPr>
        <w:pStyle w:val="Paragrafoelenco"/>
        <w:tabs>
          <w:tab w:val="left" w:pos="517"/>
        </w:tabs>
        <w:spacing w:before="99"/>
        <w:ind w:left="516" w:firstLine="0"/>
        <w:rPr>
          <w:b/>
          <w:sz w:val="28"/>
        </w:rPr>
      </w:pPr>
    </w:p>
    <w:p w14:paraId="67B6C3E4" w14:textId="77777777" w:rsidR="00937F6C" w:rsidRDefault="00937F6C" w:rsidP="00937F6C">
      <w:pPr>
        <w:pStyle w:val="Paragrafoelenco"/>
        <w:tabs>
          <w:tab w:val="left" w:pos="517"/>
        </w:tabs>
        <w:spacing w:before="99"/>
        <w:ind w:left="516" w:firstLine="0"/>
        <w:rPr>
          <w:b/>
          <w:sz w:val="28"/>
        </w:rPr>
      </w:pPr>
    </w:p>
    <w:p w14:paraId="4FAD9C44" w14:textId="77777777" w:rsidR="00937F6C" w:rsidRDefault="00937F6C" w:rsidP="00937F6C">
      <w:pPr>
        <w:pStyle w:val="Paragrafoelenco"/>
        <w:tabs>
          <w:tab w:val="left" w:pos="517"/>
        </w:tabs>
        <w:spacing w:before="99"/>
        <w:ind w:left="516" w:firstLine="0"/>
        <w:rPr>
          <w:b/>
          <w:sz w:val="28"/>
        </w:rPr>
      </w:pPr>
    </w:p>
    <w:p w14:paraId="7EC81509" w14:textId="77777777" w:rsidR="00937F6C" w:rsidRDefault="00937F6C" w:rsidP="00937F6C">
      <w:pPr>
        <w:pStyle w:val="Paragrafoelenco"/>
        <w:tabs>
          <w:tab w:val="left" w:pos="517"/>
        </w:tabs>
        <w:spacing w:before="99"/>
        <w:ind w:left="516" w:firstLine="0"/>
        <w:rPr>
          <w:b/>
          <w:sz w:val="28"/>
        </w:rPr>
      </w:pPr>
    </w:p>
    <w:p w14:paraId="7ACF0C2F" w14:textId="77777777" w:rsidR="00937F6C" w:rsidRDefault="00937F6C" w:rsidP="00937F6C">
      <w:pPr>
        <w:pStyle w:val="Paragrafoelenco"/>
        <w:tabs>
          <w:tab w:val="left" w:pos="517"/>
        </w:tabs>
        <w:spacing w:before="99"/>
        <w:ind w:left="516" w:firstLine="0"/>
        <w:rPr>
          <w:b/>
          <w:sz w:val="28"/>
        </w:rPr>
      </w:pPr>
    </w:p>
    <w:p w14:paraId="28E66FAD" w14:textId="77777777" w:rsidR="00937F6C" w:rsidRDefault="00937F6C" w:rsidP="00937F6C">
      <w:pPr>
        <w:pStyle w:val="Paragrafoelenco"/>
        <w:tabs>
          <w:tab w:val="left" w:pos="517"/>
        </w:tabs>
        <w:spacing w:before="99"/>
        <w:ind w:left="516" w:firstLine="0"/>
        <w:rPr>
          <w:b/>
          <w:sz w:val="28"/>
        </w:rPr>
      </w:pPr>
    </w:p>
    <w:p w14:paraId="435F7634" w14:textId="77777777" w:rsidR="00937F6C" w:rsidRDefault="00937F6C" w:rsidP="00937F6C">
      <w:pPr>
        <w:pStyle w:val="Paragrafoelenco"/>
        <w:tabs>
          <w:tab w:val="left" w:pos="517"/>
        </w:tabs>
        <w:spacing w:before="99"/>
        <w:ind w:left="516" w:firstLine="0"/>
        <w:rPr>
          <w:b/>
          <w:sz w:val="28"/>
        </w:rPr>
      </w:pPr>
    </w:p>
    <w:p w14:paraId="694EF16B" w14:textId="77777777" w:rsidR="00937F6C" w:rsidRDefault="00937F6C" w:rsidP="00937F6C">
      <w:pPr>
        <w:pStyle w:val="Paragrafoelenco"/>
        <w:tabs>
          <w:tab w:val="left" w:pos="517"/>
        </w:tabs>
        <w:spacing w:before="99"/>
        <w:ind w:left="516" w:firstLine="0"/>
        <w:rPr>
          <w:b/>
          <w:sz w:val="28"/>
        </w:rPr>
      </w:pPr>
    </w:p>
    <w:p w14:paraId="067BCF60" w14:textId="77777777" w:rsidR="00937F6C" w:rsidRDefault="00937F6C" w:rsidP="00937F6C">
      <w:pPr>
        <w:pStyle w:val="Paragrafoelenco"/>
        <w:tabs>
          <w:tab w:val="left" w:pos="517"/>
        </w:tabs>
        <w:spacing w:before="99"/>
        <w:ind w:left="516" w:firstLine="0"/>
        <w:rPr>
          <w:b/>
          <w:sz w:val="28"/>
        </w:rPr>
      </w:pPr>
    </w:p>
    <w:p w14:paraId="231FD20F" w14:textId="77777777" w:rsidR="00937F6C" w:rsidRPr="00937F6C" w:rsidRDefault="00937F6C" w:rsidP="00937F6C">
      <w:pPr>
        <w:tabs>
          <w:tab w:val="left" w:pos="517"/>
        </w:tabs>
        <w:spacing w:before="99"/>
        <w:rPr>
          <w:b/>
          <w:sz w:val="28"/>
        </w:rPr>
      </w:pPr>
    </w:p>
    <w:p w14:paraId="6C20BAEF" w14:textId="1EA460BC" w:rsidR="008945B6" w:rsidRPr="002341FB" w:rsidRDefault="0050537A">
      <w:pPr>
        <w:pStyle w:val="Paragrafoelenco"/>
        <w:numPr>
          <w:ilvl w:val="1"/>
          <w:numId w:val="3"/>
        </w:numPr>
        <w:tabs>
          <w:tab w:val="left" w:pos="517"/>
        </w:tabs>
        <w:spacing w:before="99"/>
        <w:ind w:left="516" w:hanging="404"/>
        <w:jc w:val="both"/>
        <w:rPr>
          <w:b/>
          <w:sz w:val="26"/>
          <w:szCs w:val="26"/>
        </w:rPr>
        <w:pPrChange w:id="335" w:author="Mattia Caprio" w:date="2021-01-30T21:13:00Z">
          <w:pPr>
            <w:pStyle w:val="Paragrafoelenco"/>
            <w:numPr>
              <w:ilvl w:val="1"/>
              <w:numId w:val="3"/>
            </w:numPr>
            <w:tabs>
              <w:tab w:val="left" w:pos="517"/>
            </w:tabs>
            <w:spacing w:before="99"/>
            <w:ind w:left="516" w:hanging="404"/>
          </w:pPr>
        </w:pPrChange>
      </w:pPr>
      <w:proofErr w:type="spellStart"/>
      <w:r w:rsidRPr="002341FB">
        <w:rPr>
          <w:b/>
          <w:sz w:val="26"/>
          <w:szCs w:val="26"/>
        </w:rPr>
        <w:t>View</w:t>
      </w:r>
      <w:proofErr w:type="spellEnd"/>
    </w:p>
    <w:p w14:paraId="71BE7C83" w14:textId="7985FA72" w:rsidR="004A5588" w:rsidRPr="004A5588" w:rsidRDefault="004A5588">
      <w:pPr>
        <w:pStyle w:val="Paragrafoelenco"/>
        <w:tabs>
          <w:tab w:val="left" w:pos="517"/>
        </w:tabs>
        <w:spacing w:before="99"/>
        <w:ind w:left="477" w:firstLine="0"/>
        <w:jc w:val="both"/>
        <w:rPr>
          <w:sz w:val="24"/>
          <w:szCs w:val="24"/>
        </w:rPr>
        <w:pPrChange w:id="336" w:author="Mattia Caprio" w:date="2021-01-30T21:13:00Z">
          <w:pPr>
            <w:pStyle w:val="Paragrafoelenco"/>
            <w:tabs>
              <w:tab w:val="left" w:pos="517"/>
            </w:tabs>
            <w:spacing w:before="99"/>
            <w:ind w:left="477" w:firstLine="0"/>
          </w:pPr>
        </w:pPrChange>
      </w:pPr>
      <w:r w:rsidRPr="004A5588">
        <w:rPr>
          <w:sz w:val="24"/>
          <w:szCs w:val="24"/>
        </w:rPr>
        <w:t>Il package denominato “</w:t>
      </w:r>
      <w:proofErr w:type="spellStart"/>
      <w:r w:rsidRPr="004A5588">
        <w:rPr>
          <w:sz w:val="24"/>
          <w:szCs w:val="24"/>
        </w:rPr>
        <w:t>View</w:t>
      </w:r>
      <w:proofErr w:type="spellEnd"/>
      <w:r w:rsidRPr="004A5588">
        <w:rPr>
          <w:sz w:val="24"/>
          <w:szCs w:val="24"/>
        </w:rPr>
        <w:t>” contiene tutte le pagine JSP utilizzate per permettere l’interazione tra utente e sistema. Il</w:t>
      </w:r>
      <w:r>
        <w:rPr>
          <w:sz w:val="24"/>
          <w:szCs w:val="24"/>
        </w:rPr>
        <w:t xml:space="preserve"> </w:t>
      </w:r>
      <w:r w:rsidRPr="004A5588">
        <w:rPr>
          <w:sz w:val="24"/>
          <w:szCs w:val="24"/>
        </w:rPr>
        <w:t>package si suddivide nelle seguenti sottocategorie:</w:t>
      </w:r>
    </w:p>
    <w:p w14:paraId="4268D219" w14:textId="2F065082" w:rsidR="004A5588" w:rsidRPr="004A5588" w:rsidRDefault="004A5588">
      <w:pPr>
        <w:pStyle w:val="Paragrafoelenco"/>
        <w:tabs>
          <w:tab w:val="left" w:pos="517"/>
        </w:tabs>
        <w:spacing w:before="99"/>
        <w:ind w:left="477" w:firstLine="0"/>
        <w:jc w:val="both"/>
        <w:rPr>
          <w:sz w:val="24"/>
          <w:szCs w:val="24"/>
        </w:rPr>
        <w:pPrChange w:id="337" w:author="Mattia Caprio" w:date="2021-01-30T21:13:00Z">
          <w:pPr>
            <w:pStyle w:val="Paragrafoelenco"/>
            <w:tabs>
              <w:tab w:val="left" w:pos="517"/>
            </w:tabs>
            <w:spacing w:before="99"/>
            <w:ind w:left="477" w:firstLine="0"/>
          </w:pPr>
        </w:pPrChange>
      </w:pPr>
      <w:r>
        <w:rPr>
          <w:sz w:val="24"/>
          <w:szCs w:val="24"/>
        </w:rPr>
        <w:tab/>
      </w:r>
      <w:r>
        <w:rPr>
          <w:sz w:val="24"/>
          <w:szCs w:val="24"/>
        </w:rPr>
        <w:tab/>
      </w:r>
      <w:r w:rsidRPr="004A5588">
        <w:rPr>
          <w:sz w:val="24"/>
          <w:szCs w:val="24"/>
        </w:rPr>
        <w:t xml:space="preserve">• </w:t>
      </w:r>
      <w:r w:rsidRPr="004A5588">
        <w:rPr>
          <w:b/>
          <w:bCs/>
          <w:sz w:val="24"/>
          <w:szCs w:val="24"/>
        </w:rPr>
        <w:t>User</w:t>
      </w:r>
      <w:r w:rsidRPr="004A5588">
        <w:rPr>
          <w:sz w:val="24"/>
          <w:szCs w:val="24"/>
        </w:rPr>
        <w:t>: contiene le pagine JSP attraverso le quali è possibile effettuare le operazioni possibili comuni a tutti i tipi di</w:t>
      </w:r>
      <w:r>
        <w:rPr>
          <w:sz w:val="24"/>
          <w:szCs w:val="24"/>
        </w:rPr>
        <w:t xml:space="preserve"> </w:t>
      </w:r>
      <w:r w:rsidRPr="004A5588">
        <w:rPr>
          <w:sz w:val="24"/>
          <w:szCs w:val="24"/>
        </w:rPr>
        <w:t>utente (registrato e non);</w:t>
      </w:r>
    </w:p>
    <w:p w14:paraId="1958495A" w14:textId="327CDD9F" w:rsidR="004A5588" w:rsidRPr="004A5588" w:rsidRDefault="004A5588">
      <w:pPr>
        <w:pStyle w:val="Paragrafoelenco"/>
        <w:tabs>
          <w:tab w:val="left" w:pos="517"/>
        </w:tabs>
        <w:spacing w:before="99"/>
        <w:ind w:left="477" w:firstLine="0"/>
        <w:jc w:val="both"/>
        <w:rPr>
          <w:sz w:val="24"/>
          <w:szCs w:val="24"/>
        </w:rPr>
        <w:pPrChange w:id="338" w:author="Mattia Caprio" w:date="2021-01-30T21:13:00Z">
          <w:pPr>
            <w:pStyle w:val="Paragrafoelenco"/>
            <w:tabs>
              <w:tab w:val="left" w:pos="517"/>
            </w:tabs>
            <w:spacing w:before="99"/>
            <w:ind w:left="477" w:firstLine="0"/>
          </w:pPr>
        </w:pPrChange>
      </w:pPr>
      <w:r>
        <w:rPr>
          <w:sz w:val="24"/>
          <w:szCs w:val="24"/>
        </w:rPr>
        <w:tab/>
      </w:r>
      <w:r>
        <w:rPr>
          <w:sz w:val="24"/>
          <w:szCs w:val="24"/>
        </w:rPr>
        <w:tab/>
      </w:r>
      <w:r w:rsidRPr="004A5588">
        <w:rPr>
          <w:sz w:val="24"/>
          <w:szCs w:val="24"/>
        </w:rPr>
        <w:t xml:space="preserve">• </w:t>
      </w:r>
      <w:r w:rsidRPr="004A5588">
        <w:rPr>
          <w:b/>
          <w:bCs/>
          <w:sz w:val="24"/>
          <w:szCs w:val="24"/>
        </w:rPr>
        <w:t>Client</w:t>
      </w:r>
      <w:r w:rsidRPr="004A5588">
        <w:rPr>
          <w:sz w:val="24"/>
          <w:szCs w:val="24"/>
        </w:rPr>
        <w:t>: contiene le pagine JSP attraverso le quali è possibile effettuare le operazioni peculiari all’account di tipo</w:t>
      </w:r>
      <w:r>
        <w:rPr>
          <w:sz w:val="24"/>
          <w:szCs w:val="24"/>
        </w:rPr>
        <w:t xml:space="preserve"> </w:t>
      </w:r>
      <w:r w:rsidRPr="004A5588">
        <w:rPr>
          <w:sz w:val="24"/>
          <w:szCs w:val="24"/>
        </w:rPr>
        <w:t>Cliente e la registrazione di un account di tipo Cliente;</w:t>
      </w:r>
    </w:p>
    <w:p w14:paraId="64ECA820" w14:textId="40CF6C5D" w:rsidR="004A5588" w:rsidRPr="004A5588" w:rsidRDefault="004A5588">
      <w:pPr>
        <w:pStyle w:val="Paragrafoelenco"/>
        <w:tabs>
          <w:tab w:val="left" w:pos="517"/>
        </w:tabs>
        <w:spacing w:before="99"/>
        <w:ind w:left="477" w:firstLine="0"/>
        <w:jc w:val="both"/>
        <w:rPr>
          <w:sz w:val="24"/>
          <w:szCs w:val="24"/>
        </w:rPr>
        <w:pPrChange w:id="339" w:author="Mattia Caprio" w:date="2021-01-30T21:13:00Z">
          <w:pPr>
            <w:pStyle w:val="Paragrafoelenco"/>
            <w:tabs>
              <w:tab w:val="left" w:pos="517"/>
            </w:tabs>
            <w:spacing w:before="99"/>
            <w:ind w:left="477" w:firstLine="0"/>
          </w:pPr>
        </w:pPrChange>
      </w:pPr>
      <w:r>
        <w:rPr>
          <w:sz w:val="24"/>
          <w:szCs w:val="24"/>
        </w:rPr>
        <w:tab/>
      </w:r>
      <w:r>
        <w:rPr>
          <w:sz w:val="24"/>
          <w:szCs w:val="24"/>
        </w:rPr>
        <w:tab/>
      </w:r>
      <w:r w:rsidRPr="004A5588">
        <w:rPr>
          <w:sz w:val="24"/>
          <w:szCs w:val="24"/>
        </w:rPr>
        <w:t xml:space="preserve">• </w:t>
      </w:r>
      <w:r w:rsidRPr="004A5588">
        <w:rPr>
          <w:b/>
          <w:bCs/>
          <w:sz w:val="24"/>
          <w:szCs w:val="24"/>
        </w:rPr>
        <w:t>Advisor</w:t>
      </w:r>
      <w:r w:rsidRPr="004A5588">
        <w:rPr>
          <w:sz w:val="24"/>
          <w:szCs w:val="24"/>
        </w:rPr>
        <w:t>: contiene le pagine JSP attraverso le quali è possibile effettuare le operazioni peculiari all’account di tipo</w:t>
      </w:r>
      <w:r>
        <w:rPr>
          <w:sz w:val="24"/>
          <w:szCs w:val="24"/>
        </w:rPr>
        <w:t xml:space="preserve"> </w:t>
      </w:r>
      <w:r w:rsidRPr="004A5588">
        <w:rPr>
          <w:sz w:val="24"/>
          <w:szCs w:val="24"/>
        </w:rPr>
        <w:t>Consulente;</w:t>
      </w:r>
    </w:p>
    <w:p w14:paraId="17BA5D21" w14:textId="78190FAD" w:rsidR="00D31F81" w:rsidRDefault="004A5588">
      <w:pPr>
        <w:pStyle w:val="Paragrafoelenco"/>
        <w:tabs>
          <w:tab w:val="left" w:pos="517"/>
        </w:tabs>
        <w:spacing w:before="99"/>
        <w:ind w:left="477" w:firstLine="0"/>
        <w:jc w:val="both"/>
        <w:rPr>
          <w:sz w:val="24"/>
          <w:szCs w:val="24"/>
        </w:rPr>
        <w:pPrChange w:id="340" w:author="Mattia Caprio" w:date="2021-01-30T21:13:00Z">
          <w:pPr>
            <w:pStyle w:val="Paragrafoelenco"/>
            <w:tabs>
              <w:tab w:val="left" w:pos="517"/>
            </w:tabs>
            <w:spacing w:before="99"/>
            <w:ind w:left="477" w:firstLine="0"/>
          </w:pPr>
        </w:pPrChange>
      </w:pPr>
      <w:r>
        <w:rPr>
          <w:sz w:val="24"/>
          <w:szCs w:val="24"/>
        </w:rPr>
        <w:tab/>
      </w:r>
      <w:r>
        <w:rPr>
          <w:sz w:val="24"/>
          <w:szCs w:val="24"/>
        </w:rPr>
        <w:tab/>
      </w:r>
      <w:r w:rsidRPr="004A5588">
        <w:rPr>
          <w:sz w:val="24"/>
          <w:szCs w:val="24"/>
        </w:rPr>
        <w:t xml:space="preserve">• </w:t>
      </w:r>
      <w:r w:rsidRPr="004A5588">
        <w:rPr>
          <w:b/>
          <w:bCs/>
          <w:sz w:val="24"/>
          <w:szCs w:val="24"/>
        </w:rPr>
        <w:t>Admin</w:t>
      </w:r>
      <w:r w:rsidRPr="004A5588">
        <w:rPr>
          <w:sz w:val="24"/>
          <w:szCs w:val="24"/>
        </w:rPr>
        <w:t>: contiene le pagine JSP attraverso le quali è possibile effettuare le operazioni peculiari all’account di tipo</w:t>
      </w:r>
      <w:r>
        <w:rPr>
          <w:sz w:val="24"/>
          <w:szCs w:val="24"/>
        </w:rPr>
        <w:t xml:space="preserve"> </w:t>
      </w:r>
      <w:r w:rsidRPr="004A5588">
        <w:rPr>
          <w:sz w:val="24"/>
          <w:szCs w:val="24"/>
        </w:rPr>
        <w:t>Amministratore;</w:t>
      </w:r>
    </w:p>
    <w:p w14:paraId="6D85F1A4" w14:textId="34C603AA" w:rsidR="008945B6" w:rsidRDefault="00D31F81">
      <w:pPr>
        <w:pStyle w:val="Paragrafoelenco"/>
        <w:tabs>
          <w:tab w:val="left" w:pos="517"/>
        </w:tabs>
        <w:spacing w:before="99"/>
        <w:ind w:left="477" w:firstLine="0"/>
        <w:jc w:val="both"/>
      </w:pPr>
      <w:r>
        <w:rPr>
          <w:noProof/>
        </w:rPr>
        <w:drawing>
          <wp:anchor distT="0" distB="0" distL="114300" distR="114300" simplePos="0" relativeHeight="251664384" behindDoc="1" locked="0" layoutInCell="1" allowOverlap="1" wp14:anchorId="40B139BE" wp14:editId="3B10CF8B">
            <wp:simplePos x="0" y="0"/>
            <wp:positionH relativeFrom="column">
              <wp:posOffset>205740</wp:posOffset>
            </wp:positionH>
            <wp:positionV relativeFrom="paragraph">
              <wp:posOffset>610870</wp:posOffset>
            </wp:positionV>
            <wp:extent cx="5852160" cy="3423920"/>
            <wp:effectExtent l="0" t="0" r="0" b="0"/>
            <wp:wrapTight wrapText="bothSides">
              <wp:wrapPolygon edited="0">
                <wp:start x="0" y="0"/>
                <wp:lineTo x="0" y="21512"/>
                <wp:lineTo x="21516" y="21512"/>
                <wp:lineTo x="21516"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5588" w:rsidRPr="004A5588">
        <w:rPr>
          <w:sz w:val="24"/>
          <w:szCs w:val="24"/>
        </w:rPr>
        <w:t xml:space="preserve">• </w:t>
      </w:r>
      <w:proofErr w:type="spellStart"/>
      <w:r w:rsidR="004A5588" w:rsidRPr="004A5588">
        <w:rPr>
          <w:b/>
          <w:bCs/>
          <w:sz w:val="24"/>
          <w:szCs w:val="24"/>
        </w:rPr>
        <w:t>Fragmtens</w:t>
      </w:r>
      <w:proofErr w:type="spellEnd"/>
      <w:r w:rsidR="004A5588" w:rsidRPr="004A5588">
        <w:rPr>
          <w:sz w:val="24"/>
          <w:szCs w:val="24"/>
        </w:rPr>
        <w:t xml:space="preserve">: contiene le JSP attraverso le quali è possibile effettuare le operazioni peculiari </w:t>
      </w:r>
      <w:r>
        <w:rPr>
          <w:sz w:val="24"/>
          <w:szCs w:val="24"/>
        </w:rPr>
        <w:t>a</w:t>
      </w:r>
      <w:r w:rsidR="004A5588" w:rsidRPr="004A5588">
        <w:rPr>
          <w:sz w:val="24"/>
          <w:szCs w:val="24"/>
        </w:rPr>
        <w:t xml:space="preserve">ll’header e al </w:t>
      </w:r>
      <w:proofErr w:type="spellStart"/>
      <w:r w:rsidR="004A5588" w:rsidRPr="004A5588">
        <w:rPr>
          <w:sz w:val="24"/>
          <w:szCs w:val="24"/>
        </w:rPr>
        <w:t>footer</w:t>
      </w:r>
      <w:proofErr w:type="spellEnd"/>
      <w:r w:rsidR="004A5588">
        <w:t>.</w:t>
      </w:r>
    </w:p>
    <w:p w14:paraId="154DE9B1" w14:textId="69860037" w:rsidR="00D31F81" w:rsidRPr="00D31F81" w:rsidRDefault="00D31F81">
      <w:pPr>
        <w:pStyle w:val="Corpotesto"/>
        <w:spacing w:before="1"/>
        <w:jc w:val="both"/>
        <w:sectPr w:rsidR="00D31F81" w:rsidRPr="00D31F81">
          <w:pgSz w:w="11910" w:h="16840"/>
          <w:pgMar w:top="1660" w:right="1020" w:bottom="880" w:left="1020" w:header="708" w:footer="694" w:gutter="0"/>
          <w:cols w:space="720"/>
        </w:sectPr>
        <w:pPrChange w:id="341" w:author="Mattia Caprio" w:date="2021-01-30T21:13:00Z">
          <w:pPr>
            <w:pStyle w:val="Corpotesto"/>
            <w:spacing w:before="1"/>
          </w:pPr>
        </w:pPrChange>
      </w:pPr>
    </w:p>
    <w:p w14:paraId="690AE4FE" w14:textId="77777777" w:rsidR="008945B6" w:rsidRDefault="008945B6">
      <w:pPr>
        <w:pStyle w:val="Corpotesto"/>
        <w:spacing w:before="9"/>
        <w:rPr>
          <w:sz w:val="9"/>
        </w:rPr>
      </w:pPr>
    </w:p>
    <w:p w14:paraId="61FFDF3B" w14:textId="77777777" w:rsidR="008945B6" w:rsidRPr="002341FB" w:rsidRDefault="0050537A">
      <w:pPr>
        <w:pStyle w:val="Titolo1"/>
        <w:numPr>
          <w:ilvl w:val="0"/>
          <w:numId w:val="3"/>
        </w:numPr>
        <w:tabs>
          <w:tab w:val="left" w:pos="488"/>
        </w:tabs>
        <w:jc w:val="both"/>
        <w:rPr>
          <w:rFonts w:ascii="Century Gothic" w:hAnsi="Century Gothic"/>
          <w:sz w:val="36"/>
          <w:szCs w:val="36"/>
          <w:u w:val="none"/>
        </w:rPr>
        <w:pPrChange w:id="342" w:author="Mattia Caprio" w:date="2021-01-30T21:13:00Z">
          <w:pPr>
            <w:pStyle w:val="Titolo1"/>
            <w:numPr>
              <w:numId w:val="3"/>
            </w:numPr>
            <w:tabs>
              <w:tab w:val="left" w:pos="488"/>
            </w:tabs>
          </w:pPr>
        </w:pPrChange>
      </w:pPr>
      <w:bookmarkStart w:id="343" w:name="3._Interfacce_delle_Classi"/>
      <w:bookmarkStart w:id="344" w:name="_bookmark14"/>
      <w:bookmarkEnd w:id="343"/>
      <w:bookmarkEnd w:id="344"/>
      <w:r w:rsidRPr="002341FB">
        <w:rPr>
          <w:rFonts w:ascii="Century Gothic" w:hAnsi="Century Gothic"/>
          <w:color w:val="365F91"/>
          <w:sz w:val="36"/>
          <w:szCs w:val="36"/>
          <w:u w:color="365F91"/>
        </w:rPr>
        <w:t>Interfacce delle</w:t>
      </w:r>
      <w:r w:rsidRPr="002341FB">
        <w:rPr>
          <w:rFonts w:ascii="Century Gothic" w:hAnsi="Century Gothic"/>
          <w:color w:val="365F91"/>
          <w:spacing w:val="2"/>
          <w:sz w:val="36"/>
          <w:szCs w:val="36"/>
          <w:u w:color="365F91"/>
        </w:rPr>
        <w:t xml:space="preserve"> </w:t>
      </w:r>
      <w:r w:rsidRPr="002341FB">
        <w:rPr>
          <w:rFonts w:ascii="Century Gothic" w:hAnsi="Century Gothic"/>
          <w:color w:val="365F91"/>
          <w:sz w:val="36"/>
          <w:szCs w:val="36"/>
          <w:u w:color="365F91"/>
        </w:rPr>
        <w:t>Classi</w:t>
      </w:r>
    </w:p>
    <w:p w14:paraId="3023B70C" w14:textId="77777777" w:rsidR="008945B6" w:rsidDel="00B42371" w:rsidRDefault="0050537A">
      <w:pPr>
        <w:pStyle w:val="Corpotesto"/>
        <w:spacing w:before="35" w:line="259" w:lineRule="auto"/>
        <w:ind w:left="113"/>
        <w:jc w:val="both"/>
        <w:rPr>
          <w:del w:id="345" w:author="Mattia Caprio" w:date="2021-02-01T11:51:00Z"/>
        </w:rPr>
        <w:pPrChange w:id="346" w:author="Mattia Caprio" w:date="2021-01-30T21:13:00Z">
          <w:pPr>
            <w:pStyle w:val="Corpotesto"/>
            <w:spacing w:before="35" w:line="259" w:lineRule="auto"/>
            <w:ind w:left="113"/>
          </w:pPr>
        </w:pPrChange>
      </w:pPr>
      <w:r>
        <w:t>Il seguente capitolo fornirà le interfacce delle classi del package “</w:t>
      </w:r>
      <w:proofErr w:type="spellStart"/>
      <w:r>
        <w:rPr>
          <w:b/>
        </w:rPr>
        <w:t>View</w:t>
      </w:r>
      <w:proofErr w:type="spellEnd"/>
      <w:r>
        <w:t xml:space="preserve">”. L’interfaccia delle classi dei package restanti verrà introdotta tramite </w:t>
      </w:r>
      <w:proofErr w:type="spellStart"/>
      <w:r>
        <w:t>JavaDoc</w:t>
      </w:r>
      <w:proofErr w:type="spellEnd"/>
      <w:r>
        <w:t xml:space="preserve"> una volta implementate.</w:t>
      </w:r>
    </w:p>
    <w:p w14:paraId="65320E51" w14:textId="77777777" w:rsidR="008945B6" w:rsidRDefault="008945B6" w:rsidP="00B42371">
      <w:pPr>
        <w:pStyle w:val="Corpotesto"/>
        <w:spacing w:before="35" w:line="259" w:lineRule="auto"/>
        <w:ind w:left="113"/>
        <w:jc w:val="both"/>
        <w:rPr>
          <w:sz w:val="20"/>
        </w:rPr>
        <w:pPrChange w:id="347" w:author="Mattia Caprio" w:date="2021-02-01T11:51:00Z">
          <w:pPr>
            <w:pStyle w:val="Corpotesto"/>
          </w:pPr>
        </w:pPrChange>
      </w:pPr>
    </w:p>
    <w:p w14:paraId="4C5C13CA" w14:textId="77777777" w:rsidR="008945B6" w:rsidRDefault="008945B6">
      <w:pPr>
        <w:pStyle w:val="Corpotesto"/>
        <w:rPr>
          <w:sz w:val="20"/>
        </w:rPr>
      </w:pPr>
    </w:p>
    <w:p w14:paraId="03700879" w14:textId="77777777" w:rsidR="008945B6" w:rsidRDefault="008945B6">
      <w:pPr>
        <w:pStyle w:val="Corpotesto"/>
        <w:spacing w:before="9"/>
        <w:rPr>
          <w:sz w:val="1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8945B6" w14:paraId="1C2648E0" w14:textId="77777777">
        <w:trPr>
          <w:trHeight w:val="441"/>
        </w:trPr>
        <w:tc>
          <w:tcPr>
            <w:tcW w:w="2262" w:type="dxa"/>
            <w:tcBorders>
              <w:top w:val="nil"/>
              <w:left w:val="nil"/>
              <w:right w:val="nil"/>
            </w:tcBorders>
            <w:shd w:val="clear" w:color="auto" w:fill="234060"/>
          </w:tcPr>
          <w:p w14:paraId="7C01C67F" w14:textId="77777777" w:rsidR="008945B6" w:rsidRPr="00F85FAF" w:rsidRDefault="0050537A">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6B28ED58" w14:textId="5119659F" w:rsidR="008945B6" w:rsidRPr="00F85FAF" w:rsidRDefault="00CB43A8">
            <w:pPr>
              <w:pStyle w:val="TableParagraph"/>
              <w:spacing w:before="3"/>
              <w:ind w:left="2526" w:right="2526"/>
              <w:jc w:val="center"/>
              <w:rPr>
                <w:b/>
                <w:bCs/>
                <w:sz w:val="24"/>
              </w:rPr>
            </w:pPr>
            <w:proofErr w:type="spellStart"/>
            <w:r w:rsidRPr="00F85FAF">
              <w:rPr>
                <w:b/>
                <w:bCs/>
                <w:color w:val="FFFFFF"/>
                <w:sz w:val="24"/>
              </w:rPr>
              <w:t>homePage</w:t>
            </w:r>
            <w:proofErr w:type="spellEnd"/>
          </w:p>
        </w:tc>
      </w:tr>
      <w:tr w:rsidR="008945B6" w14:paraId="474FB26C" w14:textId="77777777">
        <w:trPr>
          <w:trHeight w:val="811"/>
        </w:trPr>
        <w:tc>
          <w:tcPr>
            <w:tcW w:w="2262" w:type="dxa"/>
            <w:tcBorders>
              <w:left w:val="nil"/>
              <w:bottom w:val="nil"/>
            </w:tcBorders>
            <w:shd w:val="clear" w:color="auto" w:fill="234060"/>
          </w:tcPr>
          <w:p w14:paraId="03C66F41" w14:textId="77777777" w:rsidR="008945B6" w:rsidRPr="00F85FAF" w:rsidRDefault="0050537A">
            <w:pPr>
              <w:pStyle w:val="TableParagraph"/>
              <w:spacing w:before="239"/>
              <w:ind w:left="105"/>
              <w:rPr>
                <w:b/>
                <w:bCs/>
                <w:sz w:val="24"/>
              </w:rPr>
            </w:pPr>
            <w:r w:rsidRPr="00F85FAF">
              <w:rPr>
                <w:b/>
                <w:bCs/>
                <w:color w:val="FFFFFF"/>
                <w:sz w:val="24"/>
              </w:rPr>
              <w:t>Descrizione:</w:t>
            </w:r>
          </w:p>
        </w:tc>
        <w:tc>
          <w:tcPr>
            <w:tcW w:w="7361" w:type="dxa"/>
            <w:tcBorders>
              <w:right w:val="nil"/>
            </w:tcBorders>
            <w:shd w:val="clear" w:color="auto" w:fill="B8CCE3"/>
          </w:tcPr>
          <w:p w14:paraId="0C70328B" w14:textId="505B8289" w:rsidR="008945B6" w:rsidRDefault="00CB43A8">
            <w:pPr>
              <w:pStyle w:val="TableParagraph"/>
              <w:spacing w:before="11" w:line="268" w:lineRule="exact"/>
              <w:ind w:left="100" w:right="46"/>
            </w:pPr>
            <w:r>
              <w:t>Tale classe è</w:t>
            </w:r>
            <w:r w:rsidR="0050537A">
              <w:t xml:space="preserve"> la home page del sistema</w:t>
            </w:r>
            <w:r>
              <w:t xml:space="preserve"> e c</w:t>
            </w:r>
            <w:r w:rsidR="0050537A">
              <w:t xml:space="preserve">ontiene l’elenco </w:t>
            </w:r>
            <w:r>
              <w:t xml:space="preserve">delle automobili presenti nel database. Tale elenco può essere filtrato mediante apposito </w:t>
            </w:r>
            <w:proofErr w:type="spellStart"/>
            <w:r>
              <w:t>form</w:t>
            </w:r>
            <w:proofErr w:type="spellEnd"/>
            <w:r>
              <w:t>.</w:t>
            </w:r>
          </w:p>
        </w:tc>
      </w:tr>
      <w:tr w:rsidR="008945B6" w14:paraId="6DCB1EAD" w14:textId="77777777">
        <w:trPr>
          <w:trHeight w:val="326"/>
        </w:trPr>
        <w:tc>
          <w:tcPr>
            <w:tcW w:w="2262" w:type="dxa"/>
            <w:tcBorders>
              <w:top w:val="nil"/>
              <w:left w:val="nil"/>
              <w:bottom w:val="single" w:sz="6" w:space="0" w:color="FFFFFF"/>
            </w:tcBorders>
            <w:shd w:val="clear" w:color="auto" w:fill="234060"/>
          </w:tcPr>
          <w:p w14:paraId="577CAE5A" w14:textId="77777777" w:rsidR="008945B6" w:rsidRPr="00F85FAF" w:rsidRDefault="0050537A">
            <w:pPr>
              <w:pStyle w:val="TableParagraph"/>
              <w:spacing w:line="288" w:lineRule="exact"/>
              <w:ind w:left="105"/>
              <w:rPr>
                <w:b/>
                <w:bCs/>
                <w:sz w:val="24"/>
              </w:rPr>
            </w:pPr>
            <w:r w:rsidRPr="00F85FAF">
              <w:rPr>
                <w:b/>
                <w:bCs/>
                <w:color w:val="FFFFFF"/>
                <w:sz w:val="24"/>
              </w:rPr>
              <w:t>Pre-condizione:</w:t>
            </w:r>
          </w:p>
        </w:tc>
        <w:tc>
          <w:tcPr>
            <w:tcW w:w="7361" w:type="dxa"/>
            <w:tcBorders>
              <w:bottom w:val="single" w:sz="6" w:space="0" w:color="FFFFFF"/>
              <w:right w:val="nil"/>
            </w:tcBorders>
            <w:shd w:val="clear" w:color="auto" w:fill="DBE4F0"/>
          </w:tcPr>
          <w:p w14:paraId="653999B8" w14:textId="77777777" w:rsidR="008945B6" w:rsidRDefault="008945B6">
            <w:pPr>
              <w:pStyle w:val="TableParagraph"/>
              <w:rPr>
                <w:rFonts w:ascii="Times New Roman"/>
              </w:rPr>
            </w:pPr>
          </w:p>
        </w:tc>
      </w:tr>
      <w:tr w:rsidR="008945B6" w14:paraId="28121A5C" w14:textId="77777777">
        <w:trPr>
          <w:trHeight w:val="335"/>
        </w:trPr>
        <w:tc>
          <w:tcPr>
            <w:tcW w:w="2262" w:type="dxa"/>
            <w:tcBorders>
              <w:top w:val="single" w:sz="6" w:space="0" w:color="FFFFFF"/>
              <w:left w:val="nil"/>
            </w:tcBorders>
            <w:shd w:val="clear" w:color="auto" w:fill="234060"/>
          </w:tcPr>
          <w:p w14:paraId="2464D633"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top w:val="single" w:sz="6" w:space="0" w:color="FFFFFF"/>
              <w:right w:val="nil"/>
            </w:tcBorders>
            <w:shd w:val="clear" w:color="auto" w:fill="B8CCE3"/>
          </w:tcPr>
          <w:p w14:paraId="4B7A260A" w14:textId="77777777" w:rsidR="008945B6" w:rsidRDefault="008945B6">
            <w:pPr>
              <w:pStyle w:val="TableParagraph"/>
              <w:rPr>
                <w:rFonts w:ascii="Times New Roman"/>
              </w:rPr>
            </w:pPr>
          </w:p>
        </w:tc>
      </w:tr>
      <w:tr w:rsidR="008945B6" w14:paraId="40EEB57B" w14:textId="77777777">
        <w:trPr>
          <w:trHeight w:val="341"/>
        </w:trPr>
        <w:tc>
          <w:tcPr>
            <w:tcW w:w="2262" w:type="dxa"/>
            <w:tcBorders>
              <w:left w:val="nil"/>
              <w:bottom w:val="nil"/>
            </w:tcBorders>
            <w:shd w:val="clear" w:color="auto" w:fill="234060"/>
          </w:tcPr>
          <w:p w14:paraId="598A1542"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215E7D04" w14:textId="77777777" w:rsidR="008945B6" w:rsidRDefault="008945B6">
            <w:pPr>
              <w:pStyle w:val="TableParagraph"/>
              <w:rPr>
                <w:rFonts w:ascii="Times New Roman"/>
              </w:rPr>
            </w:pPr>
          </w:p>
        </w:tc>
      </w:tr>
      <w:tr w:rsidR="008945B6" w14:paraId="2058D809" w14:textId="77777777">
        <w:trPr>
          <w:trHeight w:val="470"/>
        </w:trPr>
        <w:tc>
          <w:tcPr>
            <w:tcW w:w="2262" w:type="dxa"/>
            <w:tcBorders>
              <w:top w:val="nil"/>
              <w:left w:val="nil"/>
              <w:bottom w:val="nil"/>
            </w:tcBorders>
          </w:tcPr>
          <w:p w14:paraId="20B4FDE9" w14:textId="77777777" w:rsidR="008945B6" w:rsidRDefault="008945B6">
            <w:pPr>
              <w:pStyle w:val="TableParagraph"/>
              <w:rPr>
                <w:rFonts w:ascii="Times New Roman"/>
              </w:rPr>
            </w:pPr>
          </w:p>
        </w:tc>
        <w:tc>
          <w:tcPr>
            <w:tcW w:w="7361" w:type="dxa"/>
            <w:tcBorders>
              <w:top w:val="nil"/>
              <w:bottom w:val="nil"/>
              <w:right w:val="nil"/>
            </w:tcBorders>
          </w:tcPr>
          <w:p w14:paraId="5A7D9F65" w14:textId="77777777" w:rsidR="008945B6" w:rsidRDefault="008945B6">
            <w:pPr>
              <w:pStyle w:val="TableParagraph"/>
              <w:rPr>
                <w:rFonts w:ascii="Times New Roman"/>
              </w:rPr>
            </w:pPr>
          </w:p>
        </w:tc>
      </w:tr>
      <w:tr w:rsidR="008945B6" w14:paraId="411DAB90" w14:textId="77777777">
        <w:trPr>
          <w:trHeight w:val="441"/>
        </w:trPr>
        <w:tc>
          <w:tcPr>
            <w:tcW w:w="2262" w:type="dxa"/>
            <w:tcBorders>
              <w:top w:val="nil"/>
              <w:left w:val="nil"/>
            </w:tcBorders>
            <w:shd w:val="clear" w:color="auto" w:fill="234060"/>
          </w:tcPr>
          <w:p w14:paraId="0B648BCB"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top w:val="nil"/>
              <w:right w:val="nil"/>
            </w:tcBorders>
            <w:shd w:val="clear" w:color="auto" w:fill="234060"/>
          </w:tcPr>
          <w:p w14:paraId="2B5398E7" w14:textId="375B3916" w:rsidR="008945B6" w:rsidRPr="00F85FAF" w:rsidRDefault="00CB43A8">
            <w:pPr>
              <w:pStyle w:val="TableParagraph"/>
              <w:spacing w:before="3"/>
              <w:ind w:left="2401" w:right="2405"/>
              <w:jc w:val="center"/>
              <w:rPr>
                <w:b/>
                <w:bCs/>
                <w:sz w:val="24"/>
              </w:rPr>
            </w:pPr>
            <w:proofErr w:type="spellStart"/>
            <w:r w:rsidRPr="00F85FAF">
              <w:rPr>
                <w:b/>
                <w:bCs/>
                <w:color w:val="FFFFFF"/>
                <w:sz w:val="24"/>
              </w:rPr>
              <w:t>l</w:t>
            </w:r>
            <w:r w:rsidR="0050537A" w:rsidRPr="00F85FAF">
              <w:rPr>
                <w:b/>
                <w:bCs/>
                <w:color w:val="FFFFFF"/>
                <w:sz w:val="24"/>
              </w:rPr>
              <w:t>og</w:t>
            </w:r>
            <w:r w:rsidRPr="00F85FAF">
              <w:rPr>
                <w:b/>
                <w:bCs/>
                <w:color w:val="FFFFFF"/>
                <w:sz w:val="24"/>
              </w:rPr>
              <w:t>In</w:t>
            </w:r>
            <w:proofErr w:type="spellEnd"/>
          </w:p>
        </w:tc>
      </w:tr>
      <w:tr w:rsidR="008945B6" w14:paraId="0945AF0A" w14:textId="77777777" w:rsidTr="000E4FC1">
        <w:trPr>
          <w:trHeight w:val="265"/>
        </w:trPr>
        <w:tc>
          <w:tcPr>
            <w:tcW w:w="2262" w:type="dxa"/>
            <w:tcBorders>
              <w:left w:val="nil"/>
              <w:bottom w:val="nil"/>
            </w:tcBorders>
            <w:shd w:val="clear" w:color="auto" w:fill="234060"/>
          </w:tcPr>
          <w:p w14:paraId="2A4B7E64"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2D3C9C52" w14:textId="3677F23B" w:rsidR="008945B6" w:rsidRDefault="0050537A">
            <w:pPr>
              <w:pStyle w:val="TableParagraph"/>
              <w:spacing w:before="11" w:line="268" w:lineRule="exact"/>
              <w:ind w:left="100"/>
            </w:pPr>
            <w:r>
              <w:t xml:space="preserve">Questa classe permette agli utenti di </w:t>
            </w:r>
            <w:r w:rsidR="00CB43A8">
              <w:t xml:space="preserve">fare il login a condizione che siano già </w:t>
            </w:r>
            <w:r>
              <w:t>registrati.</w:t>
            </w:r>
          </w:p>
        </w:tc>
      </w:tr>
      <w:tr w:rsidR="008945B6" w14:paraId="21C6C98B" w14:textId="77777777" w:rsidTr="000E4FC1">
        <w:trPr>
          <w:trHeight w:val="133"/>
        </w:trPr>
        <w:tc>
          <w:tcPr>
            <w:tcW w:w="2262" w:type="dxa"/>
            <w:tcBorders>
              <w:top w:val="nil"/>
              <w:left w:val="nil"/>
            </w:tcBorders>
            <w:shd w:val="clear" w:color="auto" w:fill="234060"/>
          </w:tcPr>
          <w:p w14:paraId="5158BD6B" w14:textId="77777777" w:rsidR="008945B6" w:rsidRPr="00F85FAF" w:rsidRDefault="0050537A">
            <w:pPr>
              <w:pStyle w:val="TableParagraph"/>
              <w:spacing w:line="288" w:lineRule="exact"/>
              <w:ind w:left="105"/>
              <w:rPr>
                <w:b/>
                <w:bCs/>
                <w:sz w:val="24"/>
              </w:rPr>
            </w:pPr>
            <w:r w:rsidRPr="00F85FAF">
              <w:rPr>
                <w:b/>
                <w:bCs/>
                <w:color w:val="FFFFFF"/>
                <w:sz w:val="24"/>
              </w:rPr>
              <w:t>Pre-condizione:</w:t>
            </w:r>
          </w:p>
        </w:tc>
        <w:tc>
          <w:tcPr>
            <w:tcW w:w="7361" w:type="dxa"/>
            <w:tcBorders>
              <w:right w:val="nil"/>
            </w:tcBorders>
            <w:shd w:val="clear" w:color="auto" w:fill="DBE4F0"/>
          </w:tcPr>
          <w:p w14:paraId="546780D8" w14:textId="77777777" w:rsidR="008945B6" w:rsidRDefault="008945B6">
            <w:pPr>
              <w:pStyle w:val="TableParagraph"/>
              <w:rPr>
                <w:rFonts w:ascii="Times New Roman"/>
              </w:rPr>
            </w:pPr>
          </w:p>
        </w:tc>
      </w:tr>
      <w:tr w:rsidR="008945B6" w14:paraId="52B99BC7" w14:textId="77777777" w:rsidTr="000E4FC1">
        <w:trPr>
          <w:trHeight w:val="58"/>
        </w:trPr>
        <w:tc>
          <w:tcPr>
            <w:tcW w:w="2262" w:type="dxa"/>
            <w:tcBorders>
              <w:left w:val="nil"/>
              <w:bottom w:val="single" w:sz="6" w:space="0" w:color="FFFFFF"/>
            </w:tcBorders>
            <w:shd w:val="clear" w:color="auto" w:fill="234060"/>
          </w:tcPr>
          <w:p w14:paraId="622EA2A0"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bottom w:val="single" w:sz="6" w:space="0" w:color="FFFFFF"/>
              <w:right w:val="nil"/>
            </w:tcBorders>
            <w:shd w:val="clear" w:color="auto" w:fill="B8CCE3"/>
          </w:tcPr>
          <w:p w14:paraId="3221B8C1" w14:textId="77777777" w:rsidR="008945B6" w:rsidRDefault="008945B6">
            <w:pPr>
              <w:pStyle w:val="TableParagraph"/>
              <w:rPr>
                <w:rFonts w:ascii="Times New Roman"/>
              </w:rPr>
            </w:pPr>
          </w:p>
        </w:tc>
      </w:tr>
      <w:tr w:rsidR="008945B6" w14:paraId="37AADB7D" w14:textId="77777777" w:rsidTr="000E4FC1">
        <w:trPr>
          <w:trHeight w:val="53"/>
        </w:trPr>
        <w:tc>
          <w:tcPr>
            <w:tcW w:w="2262" w:type="dxa"/>
            <w:tcBorders>
              <w:top w:val="single" w:sz="6" w:space="0" w:color="FFFFFF"/>
              <w:left w:val="nil"/>
              <w:bottom w:val="nil"/>
            </w:tcBorders>
            <w:shd w:val="clear" w:color="auto" w:fill="234060"/>
          </w:tcPr>
          <w:p w14:paraId="359A0F10"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6" w:space="0" w:color="FFFFFF"/>
              <w:bottom w:val="nil"/>
              <w:right w:val="nil"/>
            </w:tcBorders>
            <w:shd w:val="clear" w:color="auto" w:fill="DBE4F0"/>
          </w:tcPr>
          <w:p w14:paraId="7240B69F" w14:textId="77777777" w:rsidR="008945B6" w:rsidRDefault="008945B6">
            <w:pPr>
              <w:pStyle w:val="TableParagraph"/>
              <w:rPr>
                <w:rFonts w:ascii="Times New Roman"/>
              </w:rPr>
            </w:pPr>
          </w:p>
        </w:tc>
      </w:tr>
      <w:tr w:rsidR="008945B6" w14:paraId="0CFA5A7D" w14:textId="77777777">
        <w:trPr>
          <w:trHeight w:val="470"/>
        </w:trPr>
        <w:tc>
          <w:tcPr>
            <w:tcW w:w="2262" w:type="dxa"/>
            <w:tcBorders>
              <w:top w:val="nil"/>
              <w:left w:val="nil"/>
              <w:bottom w:val="nil"/>
            </w:tcBorders>
          </w:tcPr>
          <w:p w14:paraId="30B30947" w14:textId="77777777" w:rsidR="008945B6" w:rsidRDefault="008945B6">
            <w:pPr>
              <w:pStyle w:val="TableParagraph"/>
              <w:rPr>
                <w:rFonts w:ascii="Times New Roman"/>
              </w:rPr>
            </w:pPr>
          </w:p>
        </w:tc>
        <w:tc>
          <w:tcPr>
            <w:tcW w:w="7361" w:type="dxa"/>
            <w:tcBorders>
              <w:top w:val="nil"/>
              <w:bottom w:val="nil"/>
              <w:right w:val="nil"/>
            </w:tcBorders>
          </w:tcPr>
          <w:p w14:paraId="5F77AB7A" w14:textId="77777777" w:rsidR="008945B6" w:rsidRDefault="008945B6">
            <w:pPr>
              <w:pStyle w:val="TableParagraph"/>
              <w:rPr>
                <w:rFonts w:ascii="Times New Roman"/>
              </w:rPr>
            </w:pPr>
          </w:p>
        </w:tc>
      </w:tr>
      <w:tr w:rsidR="008945B6" w14:paraId="15856E04" w14:textId="77777777">
        <w:trPr>
          <w:trHeight w:val="441"/>
        </w:trPr>
        <w:tc>
          <w:tcPr>
            <w:tcW w:w="2262" w:type="dxa"/>
            <w:tcBorders>
              <w:top w:val="nil"/>
              <w:left w:val="nil"/>
            </w:tcBorders>
            <w:shd w:val="clear" w:color="auto" w:fill="234060"/>
          </w:tcPr>
          <w:p w14:paraId="7B6E27DA" w14:textId="77777777" w:rsidR="008945B6" w:rsidRPr="00F85FAF" w:rsidRDefault="0050537A">
            <w:pPr>
              <w:pStyle w:val="TableParagraph"/>
              <w:spacing w:before="80"/>
              <w:ind w:left="105"/>
              <w:rPr>
                <w:b/>
                <w:bCs/>
                <w:sz w:val="24"/>
              </w:rPr>
            </w:pPr>
            <w:r w:rsidRPr="00F85FAF">
              <w:rPr>
                <w:b/>
                <w:bCs/>
                <w:color w:val="FFFFFF"/>
                <w:sz w:val="24"/>
              </w:rPr>
              <w:t>Nome Classe:</w:t>
            </w:r>
          </w:p>
        </w:tc>
        <w:tc>
          <w:tcPr>
            <w:tcW w:w="7361" w:type="dxa"/>
            <w:tcBorders>
              <w:top w:val="nil"/>
              <w:right w:val="nil"/>
            </w:tcBorders>
            <w:shd w:val="clear" w:color="auto" w:fill="234060"/>
          </w:tcPr>
          <w:p w14:paraId="4BFBCA1C" w14:textId="1E81A010" w:rsidR="008945B6" w:rsidRPr="00F85FAF" w:rsidRDefault="00CB43A8">
            <w:pPr>
              <w:pStyle w:val="TableParagraph"/>
              <w:spacing w:before="3"/>
              <w:ind w:left="2401" w:right="2405"/>
              <w:jc w:val="center"/>
              <w:rPr>
                <w:b/>
                <w:bCs/>
                <w:sz w:val="24"/>
              </w:rPr>
            </w:pPr>
            <w:proofErr w:type="spellStart"/>
            <w:r w:rsidRPr="00F85FAF">
              <w:rPr>
                <w:b/>
                <w:bCs/>
                <w:color w:val="FFFFFF"/>
                <w:sz w:val="24"/>
              </w:rPr>
              <w:t>viewCar</w:t>
            </w:r>
            <w:proofErr w:type="spellEnd"/>
          </w:p>
        </w:tc>
      </w:tr>
      <w:tr w:rsidR="008945B6" w14:paraId="5033B9A8" w14:textId="77777777" w:rsidTr="000E4FC1">
        <w:trPr>
          <w:trHeight w:val="58"/>
        </w:trPr>
        <w:tc>
          <w:tcPr>
            <w:tcW w:w="2262" w:type="dxa"/>
            <w:tcBorders>
              <w:left w:val="nil"/>
            </w:tcBorders>
            <w:shd w:val="clear" w:color="auto" w:fill="234060"/>
          </w:tcPr>
          <w:p w14:paraId="3ADA3AC3"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610D243A" w14:textId="1D668AE4" w:rsidR="008945B6" w:rsidRDefault="0050537A">
            <w:pPr>
              <w:pStyle w:val="TableParagraph"/>
              <w:spacing w:before="11" w:line="268" w:lineRule="exact"/>
              <w:ind w:left="100"/>
            </w:pPr>
            <w:r>
              <w:t xml:space="preserve">Questa classe permette </w:t>
            </w:r>
            <w:r w:rsidR="00CB43A8">
              <w:t>di visualizzare un’automobile.</w:t>
            </w:r>
          </w:p>
        </w:tc>
      </w:tr>
      <w:tr w:rsidR="008945B6" w14:paraId="3ACC36B0" w14:textId="77777777" w:rsidTr="000E4FC1">
        <w:trPr>
          <w:trHeight w:val="58"/>
        </w:trPr>
        <w:tc>
          <w:tcPr>
            <w:tcW w:w="2262" w:type="dxa"/>
            <w:tcBorders>
              <w:left w:val="nil"/>
            </w:tcBorders>
            <w:shd w:val="clear" w:color="auto" w:fill="234060"/>
          </w:tcPr>
          <w:p w14:paraId="6B665425" w14:textId="77777777" w:rsidR="008945B6" w:rsidRPr="00F85FAF" w:rsidRDefault="0050537A">
            <w:pPr>
              <w:pStyle w:val="TableParagraph"/>
              <w:spacing w:line="292" w:lineRule="exact"/>
              <w:ind w:left="105"/>
              <w:rPr>
                <w:b/>
                <w:bCs/>
                <w:sz w:val="24"/>
              </w:rPr>
            </w:pPr>
            <w:r w:rsidRPr="00F85FAF">
              <w:rPr>
                <w:b/>
                <w:bCs/>
                <w:color w:val="FFFFFF"/>
                <w:sz w:val="24"/>
              </w:rPr>
              <w:t>Pre-condizione:</w:t>
            </w:r>
          </w:p>
        </w:tc>
        <w:tc>
          <w:tcPr>
            <w:tcW w:w="7361" w:type="dxa"/>
            <w:tcBorders>
              <w:right w:val="nil"/>
            </w:tcBorders>
            <w:shd w:val="clear" w:color="auto" w:fill="DBE4F0"/>
          </w:tcPr>
          <w:p w14:paraId="4FB701C8" w14:textId="77777777" w:rsidR="008945B6" w:rsidRDefault="008945B6">
            <w:pPr>
              <w:pStyle w:val="TableParagraph"/>
              <w:rPr>
                <w:rFonts w:ascii="Times New Roman"/>
              </w:rPr>
            </w:pPr>
          </w:p>
        </w:tc>
      </w:tr>
      <w:tr w:rsidR="008945B6" w14:paraId="5790748C" w14:textId="77777777" w:rsidTr="000E4FC1">
        <w:trPr>
          <w:trHeight w:val="58"/>
        </w:trPr>
        <w:tc>
          <w:tcPr>
            <w:tcW w:w="2262" w:type="dxa"/>
            <w:tcBorders>
              <w:left w:val="nil"/>
            </w:tcBorders>
            <w:shd w:val="clear" w:color="auto" w:fill="234060"/>
          </w:tcPr>
          <w:p w14:paraId="475AE065"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045F5019" w14:textId="77777777" w:rsidR="008945B6" w:rsidRDefault="008945B6">
            <w:pPr>
              <w:pStyle w:val="TableParagraph"/>
              <w:rPr>
                <w:rFonts w:ascii="Times New Roman"/>
              </w:rPr>
            </w:pPr>
          </w:p>
        </w:tc>
      </w:tr>
      <w:tr w:rsidR="008945B6" w14:paraId="591DEA79" w14:textId="77777777" w:rsidTr="000E4FC1">
        <w:trPr>
          <w:trHeight w:val="58"/>
        </w:trPr>
        <w:tc>
          <w:tcPr>
            <w:tcW w:w="2262" w:type="dxa"/>
            <w:tcBorders>
              <w:left w:val="nil"/>
              <w:bottom w:val="nil"/>
            </w:tcBorders>
            <w:shd w:val="clear" w:color="auto" w:fill="234060"/>
          </w:tcPr>
          <w:p w14:paraId="5BD3F1CE"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6CF04898" w14:textId="77777777" w:rsidR="008945B6" w:rsidRDefault="008945B6">
            <w:pPr>
              <w:pStyle w:val="TableParagraph"/>
              <w:rPr>
                <w:rFonts w:ascii="Times New Roman"/>
              </w:rPr>
            </w:pPr>
          </w:p>
        </w:tc>
      </w:tr>
      <w:tr w:rsidR="008945B6" w14:paraId="716D0537" w14:textId="77777777">
        <w:trPr>
          <w:trHeight w:val="475"/>
        </w:trPr>
        <w:tc>
          <w:tcPr>
            <w:tcW w:w="2262" w:type="dxa"/>
            <w:tcBorders>
              <w:top w:val="nil"/>
              <w:left w:val="nil"/>
              <w:bottom w:val="nil"/>
            </w:tcBorders>
          </w:tcPr>
          <w:p w14:paraId="6BB91C84" w14:textId="77777777" w:rsidR="008945B6" w:rsidRDefault="008945B6">
            <w:pPr>
              <w:pStyle w:val="TableParagraph"/>
              <w:rPr>
                <w:rFonts w:ascii="Times New Roman"/>
              </w:rPr>
            </w:pPr>
          </w:p>
        </w:tc>
        <w:tc>
          <w:tcPr>
            <w:tcW w:w="7361" w:type="dxa"/>
            <w:tcBorders>
              <w:top w:val="nil"/>
              <w:bottom w:val="nil"/>
              <w:right w:val="nil"/>
            </w:tcBorders>
          </w:tcPr>
          <w:p w14:paraId="3787D7C2" w14:textId="77777777" w:rsidR="008945B6" w:rsidRDefault="008945B6">
            <w:pPr>
              <w:pStyle w:val="TableParagraph"/>
              <w:rPr>
                <w:rFonts w:ascii="Times New Roman"/>
              </w:rPr>
            </w:pPr>
          </w:p>
        </w:tc>
      </w:tr>
      <w:tr w:rsidR="008945B6" w14:paraId="3275A252" w14:textId="77777777">
        <w:trPr>
          <w:trHeight w:val="441"/>
        </w:trPr>
        <w:tc>
          <w:tcPr>
            <w:tcW w:w="2262" w:type="dxa"/>
            <w:tcBorders>
              <w:top w:val="nil"/>
              <w:left w:val="nil"/>
            </w:tcBorders>
            <w:shd w:val="clear" w:color="auto" w:fill="234060"/>
          </w:tcPr>
          <w:p w14:paraId="7E6E03B7"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top w:val="nil"/>
              <w:right w:val="nil"/>
            </w:tcBorders>
            <w:shd w:val="clear" w:color="auto" w:fill="234060"/>
          </w:tcPr>
          <w:p w14:paraId="5D9183AE" w14:textId="0533E00D" w:rsidR="008945B6" w:rsidRPr="00F85FAF" w:rsidRDefault="00CB43A8">
            <w:pPr>
              <w:pStyle w:val="TableParagraph"/>
              <w:spacing w:before="3"/>
              <w:ind w:left="2401" w:right="2404"/>
              <w:jc w:val="center"/>
              <w:rPr>
                <w:b/>
                <w:bCs/>
                <w:sz w:val="24"/>
              </w:rPr>
            </w:pPr>
            <w:proofErr w:type="spellStart"/>
            <w:r w:rsidRPr="00F85FAF">
              <w:rPr>
                <w:b/>
                <w:bCs/>
                <w:color w:val="FFFFFF"/>
                <w:sz w:val="24"/>
              </w:rPr>
              <w:t>requestEstimate</w:t>
            </w:r>
            <w:proofErr w:type="spellEnd"/>
          </w:p>
        </w:tc>
      </w:tr>
      <w:tr w:rsidR="008945B6" w14:paraId="505A3962" w14:textId="77777777" w:rsidTr="000E4FC1">
        <w:trPr>
          <w:trHeight w:val="225"/>
        </w:trPr>
        <w:tc>
          <w:tcPr>
            <w:tcW w:w="2262" w:type="dxa"/>
            <w:tcBorders>
              <w:left w:val="nil"/>
              <w:bottom w:val="nil"/>
            </w:tcBorders>
            <w:shd w:val="clear" w:color="auto" w:fill="234060"/>
          </w:tcPr>
          <w:p w14:paraId="65E10425" w14:textId="77777777" w:rsidR="008945B6" w:rsidRPr="00F85FAF" w:rsidRDefault="0050537A">
            <w:pPr>
              <w:pStyle w:val="TableParagraph"/>
              <w:spacing w:before="238"/>
              <w:ind w:left="105"/>
              <w:rPr>
                <w:b/>
                <w:bCs/>
                <w:sz w:val="24"/>
              </w:rPr>
            </w:pPr>
            <w:r w:rsidRPr="00F85FAF">
              <w:rPr>
                <w:b/>
                <w:bCs/>
                <w:color w:val="FFFFFF"/>
                <w:sz w:val="24"/>
              </w:rPr>
              <w:t>Descrizione:</w:t>
            </w:r>
          </w:p>
        </w:tc>
        <w:tc>
          <w:tcPr>
            <w:tcW w:w="7361" w:type="dxa"/>
            <w:tcBorders>
              <w:right w:val="nil"/>
            </w:tcBorders>
            <w:shd w:val="clear" w:color="auto" w:fill="B8CCE3"/>
          </w:tcPr>
          <w:p w14:paraId="0468EFEA" w14:textId="71F58868" w:rsidR="00CB43A8" w:rsidRPr="00F85FAF" w:rsidRDefault="0050537A" w:rsidP="00CB43A8">
            <w:pPr>
              <w:pStyle w:val="TableParagraph"/>
              <w:spacing w:before="4"/>
              <w:ind w:left="100"/>
            </w:pPr>
            <w:r w:rsidRPr="00F85FAF">
              <w:t>Questa classe permette</w:t>
            </w:r>
            <w:r w:rsidR="00CB43A8" w:rsidRPr="00F85FAF">
              <w:t xml:space="preserve"> al cliente di richiedere un preventivo.</w:t>
            </w:r>
          </w:p>
          <w:p w14:paraId="48C889C5" w14:textId="41A9CF25" w:rsidR="008945B6" w:rsidRPr="00F85FAF" w:rsidRDefault="008945B6">
            <w:pPr>
              <w:pStyle w:val="TableParagraph"/>
              <w:spacing w:line="243" w:lineRule="exact"/>
              <w:ind w:left="100"/>
            </w:pPr>
          </w:p>
        </w:tc>
      </w:tr>
      <w:tr w:rsidR="008945B6" w14:paraId="3F7D6EEC" w14:textId="77777777">
        <w:trPr>
          <w:trHeight w:val="542"/>
        </w:trPr>
        <w:tc>
          <w:tcPr>
            <w:tcW w:w="2262" w:type="dxa"/>
            <w:tcBorders>
              <w:top w:val="nil"/>
              <w:left w:val="nil"/>
              <w:bottom w:val="nil"/>
            </w:tcBorders>
            <w:shd w:val="clear" w:color="auto" w:fill="234060"/>
          </w:tcPr>
          <w:p w14:paraId="3058573E" w14:textId="77777777" w:rsidR="008945B6" w:rsidRPr="00F85FAF" w:rsidRDefault="0050537A">
            <w:pPr>
              <w:pStyle w:val="TableParagraph"/>
              <w:spacing w:before="104"/>
              <w:ind w:left="105"/>
              <w:rPr>
                <w:b/>
                <w:bCs/>
                <w:sz w:val="24"/>
              </w:rPr>
            </w:pPr>
            <w:r w:rsidRPr="00F85FAF">
              <w:rPr>
                <w:b/>
                <w:bCs/>
                <w:color w:val="FFFFFF"/>
                <w:sz w:val="24"/>
              </w:rPr>
              <w:t>Pre-condizione:</w:t>
            </w:r>
          </w:p>
        </w:tc>
        <w:tc>
          <w:tcPr>
            <w:tcW w:w="7361" w:type="dxa"/>
            <w:tcBorders>
              <w:right w:val="nil"/>
            </w:tcBorders>
            <w:shd w:val="clear" w:color="auto" w:fill="DBE4F0"/>
          </w:tcPr>
          <w:p w14:paraId="4817BBEA" w14:textId="77777777" w:rsidR="008945B6" w:rsidRPr="00F85FAF" w:rsidRDefault="0050537A">
            <w:pPr>
              <w:pStyle w:val="TableParagraph"/>
              <w:spacing w:before="4"/>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5190EA68" w14:textId="4311BFCE" w:rsidR="008945B6" w:rsidRPr="00F85FAF" w:rsidRDefault="00013676">
            <w:pPr>
              <w:pStyle w:val="TableParagraph"/>
              <w:spacing w:before="4" w:line="244" w:lineRule="exact"/>
              <w:ind w:left="100"/>
            </w:pPr>
            <w:r w:rsidRPr="00F85FAF">
              <w:t>il cliente dev’essere autenticato come tale</w:t>
            </w:r>
            <w:r w:rsidR="0050537A" w:rsidRPr="00F85FAF">
              <w:t>.</w:t>
            </w:r>
          </w:p>
        </w:tc>
      </w:tr>
      <w:tr w:rsidR="008945B6" w14:paraId="6B36C138" w14:textId="77777777">
        <w:trPr>
          <w:trHeight w:val="537"/>
        </w:trPr>
        <w:tc>
          <w:tcPr>
            <w:tcW w:w="2262" w:type="dxa"/>
            <w:tcBorders>
              <w:top w:val="nil"/>
              <w:left w:val="nil"/>
              <w:bottom w:val="nil"/>
            </w:tcBorders>
            <w:shd w:val="clear" w:color="auto" w:fill="234060"/>
          </w:tcPr>
          <w:p w14:paraId="4A153717" w14:textId="77777777" w:rsidR="008945B6" w:rsidRPr="00F85FAF" w:rsidRDefault="0050537A">
            <w:pPr>
              <w:pStyle w:val="TableParagraph"/>
              <w:spacing w:before="104"/>
              <w:ind w:left="105"/>
              <w:rPr>
                <w:b/>
                <w:bCs/>
                <w:sz w:val="24"/>
              </w:rPr>
            </w:pPr>
            <w:r w:rsidRPr="00F85FAF">
              <w:rPr>
                <w:b/>
                <w:bCs/>
                <w:color w:val="FFFFFF"/>
                <w:sz w:val="24"/>
              </w:rPr>
              <w:t>Post-condizione:</w:t>
            </w:r>
          </w:p>
        </w:tc>
        <w:tc>
          <w:tcPr>
            <w:tcW w:w="7361" w:type="dxa"/>
            <w:tcBorders>
              <w:right w:val="nil"/>
            </w:tcBorders>
            <w:shd w:val="clear" w:color="auto" w:fill="B8CCE3"/>
          </w:tcPr>
          <w:p w14:paraId="2AEF41A7" w14:textId="77777777" w:rsidR="008945B6" w:rsidRPr="00F85FAF" w:rsidRDefault="0050537A">
            <w:pPr>
              <w:pStyle w:val="TableParagraph"/>
              <w:spacing w:before="4"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37B66468" w14:textId="02CFD6CA" w:rsidR="008945B6" w:rsidRPr="00F85FAF" w:rsidRDefault="0050537A">
            <w:pPr>
              <w:pStyle w:val="TableParagraph"/>
              <w:spacing w:line="244" w:lineRule="exact"/>
              <w:ind w:left="100"/>
            </w:pPr>
            <w:r w:rsidRPr="00F85FAF">
              <w:t xml:space="preserve">il </w:t>
            </w:r>
            <w:r w:rsidR="00CB43A8" w:rsidRPr="00F85FAF">
              <w:t>sistema invia la richiesta di preventivo</w:t>
            </w:r>
            <w:r w:rsidRPr="00F85FAF">
              <w:t>.</w:t>
            </w:r>
          </w:p>
        </w:tc>
      </w:tr>
      <w:tr w:rsidR="008945B6" w14:paraId="7D9BFEF4" w14:textId="77777777">
        <w:trPr>
          <w:trHeight w:val="340"/>
        </w:trPr>
        <w:tc>
          <w:tcPr>
            <w:tcW w:w="2262" w:type="dxa"/>
            <w:tcBorders>
              <w:top w:val="nil"/>
              <w:left w:val="nil"/>
              <w:bottom w:val="nil"/>
            </w:tcBorders>
            <w:shd w:val="clear" w:color="auto" w:fill="234060"/>
          </w:tcPr>
          <w:p w14:paraId="2E9F8093"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38144B5D" w14:textId="77777777" w:rsidR="008945B6" w:rsidRDefault="008945B6">
            <w:pPr>
              <w:pStyle w:val="TableParagraph"/>
              <w:rPr>
                <w:rFonts w:ascii="Times New Roman"/>
              </w:rPr>
            </w:pPr>
          </w:p>
        </w:tc>
      </w:tr>
    </w:tbl>
    <w:tbl>
      <w:tblPr>
        <w:tblStyle w:val="TableNormal"/>
        <w:tblpPr w:leftFromText="141" w:rightFromText="141" w:vertAnchor="text" w:horzAnchor="margin" w:tblpXSpec="center" w:tblpY="97"/>
        <w:tblW w:w="0" w:type="auto"/>
        <w:tblLayout w:type="fixed"/>
        <w:tblLook w:val="01E0" w:firstRow="1" w:lastRow="1" w:firstColumn="1" w:lastColumn="1" w:noHBand="0" w:noVBand="0"/>
      </w:tblPr>
      <w:tblGrid>
        <w:gridCol w:w="2404"/>
        <w:gridCol w:w="7235"/>
      </w:tblGrid>
      <w:tr w:rsidR="005E67A9" w14:paraId="5A14D140" w14:textId="77777777" w:rsidTr="005E67A9">
        <w:trPr>
          <w:trHeight w:val="441"/>
        </w:trPr>
        <w:tc>
          <w:tcPr>
            <w:tcW w:w="2404" w:type="dxa"/>
            <w:tcBorders>
              <w:bottom w:val="single" w:sz="4" w:space="0" w:color="FFFFFF"/>
            </w:tcBorders>
            <w:shd w:val="clear" w:color="auto" w:fill="234060"/>
          </w:tcPr>
          <w:p w14:paraId="17EF4810" w14:textId="77777777" w:rsidR="005E67A9" w:rsidRPr="00F85FAF" w:rsidRDefault="005E67A9" w:rsidP="005E67A9">
            <w:pPr>
              <w:pStyle w:val="TableParagraph"/>
              <w:spacing w:before="80"/>
              <w:ind w:left="105"/>
              <w:rPr>
                <w:b/>
                <w:bCs/>
                <w:sz w:val="24"/>
              </w:rPr>
            </w:pPr>
            <w:r w:rsidRPr="00F85FAF">
              <w:rPr>
                <w:b/>
                <w:bCs/>
                <w:color w:val="FFFFFF"/>
                <w:sz w:val="24"/>
              </w:rPr>
              <w:t>Nome Classe:</w:t>
            </w:r>
          </w:p>
        </w:tc>
        <w:tc>
          <w:tcPr>
            <w:tcW w:w="7235" w:type="dxa"/>
            <w:tcBorders>
              <w:bottom w:val="single" w:sz="4" w:space="0" w:color="FFFFFF"/>
            </w:tcBorders>
            <w:shd w:val="clear" w:color="auto" w:fill="234060"/>
          </w:tcPr>
          <w:p w14:paraId="51AC4D0D" w14:textId="77777777" w:rsidR="005E67A9" w:rsidRPr="00F85FAF" w:rsidRDefault="005E67A9" w:rsidP="005E67A9">
            <w:pPr>
              <w:pStyle w:val="TableParagraph"/>
              <w:spacing w:before="3"/>
              <w:ind w:left="2526" w:right="2527"/>
              <w:jc w:val="center"/>
              <w:rPr>
                <w:b/>
                <w:bCs/>
                <w:sz w:val="24"/>
              </w:rPr>
            </w:pPr>
            <w:r w:rsidRPr="00F85FAF">
              <w:rPr>
                <w:b/>
                <w:bCs/>
                <w:color w:val="FFFFFF"/>
                <w:sz w:val="24"/>
              </w:rPr>
              <w:t>Contatti</w:t>
            </w:r>
          </w:p>
        </w:tc>
      </w:tr>
      <w:tr w:rsidR="005E67A9" w14:paraId="6B1E771E" w14:textId="77777777" w:rsidTr="005E67A9">
        <w:trPr>
          <w:trHeight w:val="542"/>
        </w:trPr>
        <w:tc>
          <w:tcPr>
            <w:tcW w:w="2404" w:type="dxa"/>
            <w:tcBorders>
              <w:top w:val="single" w:sz="4" w:space="0" w:color="FFFFFF"/>
              <w:right w:val="single" w:sz="4" w:space="0" w:color="FFFFFF"/>
            </w:tcBorders>
            <w:shd w:val="clear" w:color="auto" w:fill="234060"/>
          </w:tcPr>
          <w:p w14:paraId="6BAC62CF" w14:textId="77777777" w:rsidR="005E67A9" w:rsidRPr="00F85FAF" w:rsidRDefault="005E67A9" w:rsidP="005E67A9">
            <w:pPr>
              <w:pStyle w:val="TableParagraph"/>
              <w:spacing w:before="104"/>
              <w:ind w:left="105"/>
              <w:rPr>
                <w:b/>
                <w:bCs/>
                <w:sz w:val="24"/>
              </w:rPr>
            </w:pPr>
            <w:r w:rsidRPr="00F85FAF">
              <w:rPr>
                <w:b/>
                <w:bCs/>
                <w:color w:val="FFFFFF"/>
                <w:sz w:val="24"/>
              </w:rPr>
              <w:t>Descrizione:</w:t>
            </w:r>
          </w:p>
        </w:tc>
        <w:tc>
          <w:tcPr>
            <w:tcW w:w="7235" w:type="dxa"/>
            <w:tcBorders>
              <w:top w:val="single" w:sz="4" w:space="0" w:color="FFFFFF"/>
              <w:left w:val="single" w:sz="4" w:space="0" w:color="FFFFFF"/>
              <w:bottom w:val="single" w:sz="4" w:space="0" w:color="FFFFFF"/>
            </w:tcBorders>
            <w:shd w:val="clear" w:color="auto" w:fill="B8CCE3"/>
          </w:tcPr>
          <w:p w14:paraId="4F5781E1" w14:textId="77777777" w:rsidR="005E67A9" w:rsidRDefault="005E67A9" w:rsidP="005E67A9">
            <w:pPr>
              <w:pStyle w:val="TableParagraph"/>
              <w:spacing w:before="4" w:line="270" w:lineRule="atLeast"/>
              <w:ind w:left="100"/>
            </w:pPr>
            <w:r>
              <w:t>Questa classe permette agli utenti di mettersi in contatto con l’azienda.</w:t>
            </w:r>
          </w:p>
        </w:tc>
      </w:tr>
      <w:tr w:rsidR="005E67A9" w14:paraId="4020BB9B" w14:textId="77777777" w:rsidTr="005E67A9">
        <w:trPr>
          <w:trHeight w:val="277"/>
        </w:trPr>
        <w:tc>
          <w:tcPr>
            <w:tcW w:w="2404" w:type="dxa"/>
            <w:tcBorders>
              <w:bottom w:val="single" w:sz="4" w:space="0" w:color="FFFFFF"/>
              <w:right w:val="single" w:sz="4" w:space="0" w:color="FFFFFF"/>
            </w:tcBorders>
            <w:shd w:val="clear" w:color="auto" w:fill="234060"/>
          </w:tcPr>
          <w:p w14:paraId="0ACCA6B3" w14:textId="77777777" w:rsidR="005E67A9" w:rsidRPr="00F85FAF" w:rsidRDefault="005E67A9" w:rsidP="005E67A9">
            <w:pPr>
              <w:pStyle w:val="TableParagraph"/>
              <w:spacing w:before="1"/>
              <w:ind w:left="105"/>
              <w:rPr>
                <w:b/>
                <w:bCs/>
                <w:sz w:val="24"/>
              </w:rPr>
            </w:pPr>
            <w:r w:rsidRPr="00F85FAF">
              <w:rPr>
                <w:b/>
                <w:bCs/>
                <w:color w:val="FFFFFF"/>
                <w:sz w:val="24"/>
              </w:rPr>
              <w:t>Pre-condizione:</w:t>
            </w:r>
          </w:p>
        </w:tc>
        <w:tc>
          <w:tcPr>
            <w:tcW w:w="7235" w:type="dxa"/>
            <w:tcBorders>
              <w:top w:val="single" w:sz="4" w:space="0" w:color="FFFFFF"/>
              <w:left w:val="single" w:sz="4" w:space="0" w:color="FFFFFF"/>
              <w:bottom w:val="single" w:sz="4" w:space="0" w:color="FFFFFF"/>
            </w:tcBorders>
            <w:shd w:val="clear" w:color="auto" w:fill="DBE4F0"/>
          </w:tcPr>
          <w:p w14:paraId="6823CA9C" w14:textId="77777777" w:rsidR="005E67A9" w:rsidRDefault="005E67A9" w:rsidP="005E67A9">
            <w:pPr>
              <w:pStyle w:val="TableParagraph"/>
              <w:rPr>
                <w:rFonts w:ascii="Times New Roman"/>
              </w:rPr>
            </w:pPr>
          </w:p>
        </w:tc>
      </w:tr>
      <w:tr w:rsidR="005E67A9" w14:paraId="0DC5A64F" w14:textId="77777777" w:rsidTr="005E67A9">
        <w:trPr>
          <w:trHeight w:val="112"/>
        </w:trPr>
        <w:tc>
          <w:tcPr>
            <w:tcW w:w="2404" w:type="dxa"/>
            <w:tcBorders>
              <w:top w:val="single" w:sz="4" w:space="0" w:color="FFFFFF"/>
              <w:bottom w:val="single" w:sz="4" w:space="0" w:color="FFFFFF"/>
              <w:right w:val="single" w:sz="4" w:space="0" w:color="FFFFFF"/>
            </w:tcBorders>
            <w:shd w:val="clear" w:color="auto" w:fill="234060"/>
          </w:tcPr>
          <w:p w14:paraId="42CA0997" w14:textId="77777777" w:rsidR="005E67A9" w:rsidRPr="00F85FAF" w:rsidRDefault="005E67A9" w:rsidP="005E67A9">
            <w:pPr>
              <w:pStyle w:val="TableParagraph"/>
              <w:spacing w:before="3"/>
              <w:ind w:left="105"/>
              <w:rPr>
                <w:b/>
                <w:bCs/>
                <w:sz w:val="24"/>
              </w:rPr>
            </w:pPr>
            <w:r w:rsidRPr="00F85FAF">
              <w:rPr>
                <w:b/>
                <w:bCs/>
                <w:color w:val="FFFFFF"/>
                <w:sz w:val="24"/>
              </w:rPr>
              <w:t>Post-condizione:</w:t>
            </w:r>
          </w:p>
        </w:tc>
        <w:tc>
          <w:tcPr>
            <w:tcW w:w="7235" w:type="dxa"/>
            <w:tcBorders>
              <w:top w:val="single" w:sz="4" w:space="0" w:color="FFFFFF"/>
              <w:left w:val="single" w:sz="4" w:space="0" w:color="FFFFFF"/>
              <w:bottom w:val="single" w:sz="4" w:space="0" w:color="FFFFFF"/>
            </w:tcBorders>
            <w:shd w:val="clear" w:color="auto" w:fill="B8CCE3"/>
          </w:tcPr>
          <w:p w14:paraId="5BDECF5A" w14:textId="77777777" w:rsidR="005E67A9" w:rsidRDefault="005E67A9" w:rsidP="005E67A9">
            <w:pPr>
              <w:pStyle w:val="TableParagraph"/>
              <w:rPr>
                <w:rFonts w:ascii="Times New Roman"/>
              </w:rPr>
            </w:pPr>
          </w:p>
        </w:tc>
      </w:tr>
      <w:tr w:rsidR="005E67A9" w14:paraId="28DF4137" w14:textId="77777777" w:rsidTr="005E67A9">
        <w:trPr>
          <w:trHeight w:val="88"/>
        </w:trPr>
        <w:tc>
          <w:tcPr>
            <w:tcW w:w="2404" w:type="dxa"/>
            <w:tcBorders>
              <w:top w:val="single" w:sz="4" w:space="0" w:color="FFFFFF"/>
              <w:right w:val="single" w:sz="4" w:space="0" w:color="FFFFFF"/>
            </w:tcBorders>
            <w:shd w:val="clear" w:color="auto" w:fill="234060"/>
          </w:tcPr>
          <w:p w14:paraId="7289ECC7" w14:textId="77777777" w:rsidR="005E67A9" w:rsidRPr="00F85FAF" w:rsidRDefault="005E67A9" w:rsidP="005E67A9">
            <w:pPr>
              <w:pStyle w:val="TableParagraph"/>
              <w:spacing w:before="3"/>
              <w:ind w:left="105"/>
              <w:rPr>
                <w:b/>
                <w:bCs/>
                <w:sz w:val="24"/>
              </w:rPr>
            </w:pPr>
            <w:r w:rsidRPr="00F85FAF">
              <w:rPr>
                <w:b/>
                <w:bCs/>
                <w:color w:val="FFFFFF"/>
                <w:sz w:val="24"/>
              </w:rPr>
              <w:t>Invariante:</w:t>
            </w:r>
          </w:p>
        </w:tc>
        <w:tc>
          <w:tcPr>
            <w:tcW w:w="7235" w:type="dxa"/>
            <w:tcBorders>
              <w:top w:val="single" w:sz="4" w:space="0" w:color="FFFFFF"/>
              <w:left w:val="single" w:sz="4" w:space="0" w:color="FFFFFF"/>
            </w:tcBorders>
            <w:shd w:val="clear" w:color="auto" w:fill="DBE4F0"/>
          </w:tcPr>
          <w:p w14:paraId="304D8475" w14:textId="77777777" w:rsidR="005E67A9" w:rsidRDefault="005E67A9" w:rsidP="005E67A9">
            <w:pPr>
              <w:pStyle w:val="TableParagraph"/>
              <w:rPr>
                <w:rFonts w:ascii="Times New Roman"/>
              </w:rPr>
            </w:pPr>
          </w:p>
        </w:tc>
      </w:tr>
    </w:tbl>
    <w:p w14:paraId="6490E47A" w14:textId="77777777" w:rsidR="008945B6" w:rsidRDefault="008945B6">
      <w:pPr>
        <w:rPr>
          <w:rFonts w:ascii="Times New Roman"/>
        </w:rPr>
        <w:sectPr w:rsidR="008945B6">
          <w:pgSz w:w="11910" w:h="16840"/>
          <w:pgMar w:top="1660" w:right="1020" w:bottom="880" w:left="1020" w:header="708" w:footer="694" w:gutter="0"/>
          <w:cols w:space="720"/>
        </w:sectPr>
      </w:pPr>
    </w:p>
    <w:p w14:paraId="14C0F574" w14:textId="34ED39A6" w:rsidR="00CB43A8" w:rsidRDefault="00CB43A8">
      <w:pPr>
        <w:pStyle w:val="Corpotesto"/>
        <w:spacing w:before="10"/>
        <w:rPr>
          <w:sz w:val="18"/>
        </w:rPr>
      </w:pPr>
    </w:p>
    <w:tbl>
      <w:tblPr>
        <w:tblStyle w:val="TableNormal"/>
        <w:tblW w:w="0" w:type="auto"/>
        <w:tblInd w:w="130" w:type="dxa"/>
        <w:tblLayout w:type="fixed"/>
        <w:tblLook w:val="01E0" w:firstRow="1" w:lastRow="1" w:firstColumn="1" w:lastColumn="1" w:noHBand="0" w:noVBand="0"/>
      </w:tblPr>
      <w:tblGrid>
        <w:gridCol w:w="2262"/>
        <w:gridCol w:w="7361"/>
      </w:tblGrid>
      <w:tr w:rsidR="00CB43A8" w14:paraId="3471DEAE" w14:textId="77777777" w:rsidTr="003968A4">
        <w:trPr>
          <w:trHeight w:val="441"/>
        </w:trPr>
        <w:tc>
          <w:tcPr>
            <w:tcW w:w="2262" w:type="dxa"/>
            <w:tcBorders>
              <w:bottom w:val="single" w:sz="4" w:space="0" w:color="FFFFFF"/>
            </w:tcBorders>
            <w:shd w:val="clear" w:color="auto" w:fill="234060"/>
          </w:tcPr>
          <w:p w14:paraId="47EAE4EF" w14:textId="77777777" w:rsidR="00CB43A8" w:rsidRPr="00F85FAF" w:rsidRDefault="00CB43A8"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195D8988" w14:textId="3C164FF4" w:rsidR="00CB43A8" w:rsidRPr="00F85FAF" w:rsidRDefault="00803335" w:rsidP="003968A4">
            <w:pPr>
              <w:pStyle w:val="TableParagraph"/>
              <w:spacing w:before="3"/>
              <w:ind w:left="2526" w:right="2527"/>
              <w:jc w:val="center"/>
              <w:rPr>
                <w:b/>
                <w:bCs/>
                <w:sz w:val="24"/>
              </w:rPr>
            </w:pPr>
            <w:proofErr w:type="spellStart"/>
            <w:r w:rsidRPr="00F85FAF">
              <w:rPr>
                <w:b/>
                <w:bCs/>
                <w:color w:val="FFFFFF"/>
                <w:sz w:val="24"/>
              </w:rPr>
              <w:t>signIn</w:t>
            </w:r>
            <w:proofErr w:type="spellEnd"/>
          </w:p>
        </w:tc>
      </w:tr>
      <w:tr w:rsidR="00CB43A8" w14:paraId="4EF919FE" w14:textId="77777777" w:rsidTr="003968A4">
        <w:trPr>
          <w:trHeight w:val="542"/>
        </w:trPr>
        <w:tc>
          <w:tcPr>
            <w:tcW w:w="2262" w:type="dxa"/>
            <w:tcBorders>
              <w:top w:val="single" w:sz="4" w:space="0" w:color="FFFFFF"/>
              <w:right w:val="single" w:sz="4" w:space="0" w:color="FFFFFF"/>
            </w:tcBorders>
            <w:shd w:val="clear" w:color="auto" w:fill="234060"/>
          </w:tcPr>
          <w:p w14:paraId="0F787C80" w14:textId="77777777" w:rsidR="00CB43A8" w:rsidRPr="00F85FAF" w:rsidRDefault="00CB43A8"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1C4CF253" w14:textId="1B16E76D" w:rsidR="00CB43A8" w:rsidRDefault="00CB43A8" w:rsidP="003968A4">
            <w:pPr>
              <w:pStyle w:val="TableParagraph"/>
              <w:spacing w:before="4" w:line="270" w:lineRule="atLeast"/>
              <w:ind w:left="100"/>
            </w:pPr>
            <w:r>
              <w:t xml:space="preserve">Questa classe permette </w:t>
            </w:r>
            <w:r w:rsidR="00803335">
              <w:t>all’utente non registrato di registrarsi alla piattaforma.</w:t>
            </w:r>
          </w:p>
        </w:tc>
      </w:tr>
      <w:tr w:rsidR="00CB43A8" w14:paraId="5B92F933" w14:textId="77777777" w:rsidTr="000E4FC1">
        <w:trPr>
          <w:trHeight w:val="153"/>
        </w:trPr>
        <w:tc>
          <w:tcPr>
            <w:tcW w:w="2262" w:type="dxa"/>
            <w:tcBorders>
              <w:bottom w:val="single" w:sz="4" w:space="0" w:color="FFFFFF"/>
              <w:right w:val="single" w:sz="4" w:space="0" w:color="FFFFFF"/>
            </w:tcBorders>
            <w:shd w:val="clear" w:color="auto" w:fill="234060"/>
          </w:tcPr>
          <w:p w14:paraId="4566F5D2" w14:textId="77777777" w:rsidR="00CB43A8" w:rsidRPr="00F85FAF" w:rsidRDefault="00CB43A8"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9F15D3F" w14:textId="77777777" w:rsidR="00CB43A8" w:rsidRDefault="00CB43A8" w:rsidP="003968A4">
            <w:pPr>
              <w:pStyle w:val="TableParagraph"/>
              <w:rPr>
                <w:rFonts w:ascii="Times New Roman"/>
              </w:rPr>
            </w:pPr>
          </w:p>
        </w:tc>
      </w:tr>
      <w:tr w:rsidR="00CB43A8" w14:paraId="723D0673" w14:textId="77777777" w:rsidTr="000E4FC1">
        <w:trPr>
          <w:trHeight w:val="271"/>
        </w:trPr>
        <w:tc>
          <w:tcPr>
            <w:tcW w:w="2262" w:type="dxa"/>
            <w:tcBorders>
              <w:top w:val="single" w:sz="4" w:space="0" w:color="FFFFFF"/>
              <w:bottom w:val="single" w:sz="4" w:space="0" w:color="FFFFFF"/>
              <w:right w:val="single" w:sz="4" w:space="0" w:color="FFFFFF"/>
            </w:tcBorders>
            <w:shd w:val="clear" w:color="auto" w:fill="234060"/>
          </w:tcPr>
          <w:p w14:paraId="306F0606" w14:textId="77777777" w:rsidR="00CB43A8" w:rsidRPr="00F85FAF" w:rsidRDefault="00CB43A8"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2E46EE9F" w14:textId="77777777" w:rsidR="00CB43A8" w:rsidRDefault="00CB43A8" w:rsidP="003968A4">
            <w:pPr>
              <w:pStyle w:val="TableParagraph"/>
              <w:rPr>
                <w:rFonts w:ascii="Times New Roman"/>
              </w:rPr>
            </w:pPr>
          </w:p>
        </w:tc>
      </w:tr>
      <w:tr w:rsidR="00CB43A8" w14:paraId="622A3E9A" w14:textId="77777777" w:rsidTr="000E4FC1">
        <w:trPr>
          <w:trHeight w:val="246"/>
        </w:trPr>
        <w:tc>
          <w:tcPr>
            <w:tcW w:w="2262" w:type="dxa"/>
            <w:tcBorders>
              <w:top w:val="single" w:sz="4" w:space="0" w:color="FFFFFF"/>
              <w:right w:val="single" w:sz="4" w:space="0" w:color="FFFFFF"/>
            </w:tcBorders>
            <w:shd w:val="clear" w:color="auto" w:fill="234060"/>
          </w:tcPr>
          <w:p w14:paraId="2A2D6EED" w14:textId="77777777" w:rsidR="00CB43A8" w:rsidRPr="00F85FAF" w:rsidRDefault="00CB43A8"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2C054B65" w14:textId="77777777" w:rsidR="00CB43A8" w:rsidRDefault="00CB43A8" w:rsidP="003968A4">
            <w:pPr>
              <w:pStyle w:val="TableParagraph"/>
              <w:rPr>
                <w:rFonts w:ascii="Times New Roman"/>
              </w:rPr>
            </w:pPr>
          </w:p>
        </w:tc>
      </w:tr>
    </w:tbl>
    <w:p w14:paraId="261FACED" w14:textId="728CEFE1" w:rsidR="00CB43A8" w:rsidRDefault="00CB43A8">
      <w:pPr>
        <w:pStyle w:val="Corpotesto"/>
        <w:spacing w:before="10"/>
        <w:rPr>
          <w:sz w:val="18"/>
        </w:rPr>
      </w:pPr>
    </w:p>
    <w:p w14:paraId="23DB7391" w14:textId="77777777" w:rsidR="00CB43A8" w:rsidRDefault="00CB43A8">
      <w:pPr>
        <w:pStyle w:val="Corpotesto"/>
        <w:spacing w:before="10"/>
        <w:rPr>
          <w:sz w:val="18"/>
        </w:rPr>
      </w:pPr>
    </w:p>
    <w:tbl>
      <w:tblPr>
        <w:tblStyle w:val="TableNormal"/>
        <w:tblW w:w="0" w:type="auto"/>
        <w:tblInd w:w="130" w:type="dxa"/>
        <w:tblLayout w:type="fixed"/>
        <w:tblLook w:val="01E0" w:firstRow="1" w:lastRow="1" w:firstColumn="1" w:lastColumn="1" w:noHBand="0" w:noVBand="0"/>
      </w:tblPr>
      <w:tblGrid>
        <w:gridCol w:w="2262"/>
        <w:gridCol w:w="7361"/>
      </w:tblGrid>
      <w:tr w:rsidR="008945B6" w14:paraId="41AA0A67" w14:textId="77777777">
        <w:trPr>
          <w:trHeight w:val="441"/>
        </w:trPr>
        <w:tc>
          <w:tcPr>
            <w:tcW w:w="2262" w:type="dxa"/>
            <w:tcBorders>
              <w:bottom w:val="single" w:sz="4" w:space="0" w:color="FFFFFF"/>
            </w:tcBorders>
            <w:shd w:val="clear" w:color="auto" w:fill="234060"/>
          </w:tcPr>
          <w:p w14:paraId="2364DC71" w14:textId="77777777" w:rsidR="008945B6" w:rsidRPr="00F85FAF" w:rsidRDefault="0050537A">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6F699C9C" w14:textId="26929297" w:rsidR="008945B6" w:rsidRPr="00F85FAF" w:rsidRDefault="00CB43A8">
            <w:pPr>
              <w:pStyle w:val="TableParagraph"/>
              <w:spacing w:before="3"/>
              <w:ind w:left="2526" w:right="2527"/>
              <w:jc w:val="center"/>
              <w:rPr>
                <w:b/>
                <w:bCs/>
                <w:sz w:val="24"/>
              </w:rPr>
            </w:pPr>
            <w:r w:rsidRPr="00F85FAF">
              <w:rPr>
                <w:b/>
                <w:bCs/>
                <w:color w:val="FFFFFF"/>
                <w:sz w:val="24"/>
              </w:rPr>
              <w:t>FAQ</w:t>
            </w:r>
          </w:p>
        </w:tc>
      </w:tr>
      <w:tr w:rsidR="008945B6" w14:paraId="04E4F912" w14:textId="77777777">
        <w:trPr>
          <w:trHeight w:val="542"/>
        </w:trPr>
        <w:tc>
          <w:tcPr>
            <w:tcW w:w="2262" w:type="dxa"/>
            <w:tcBorders>
              <w:top w:val="single" w:sz="4" w:space="0" w:color="FFFFFF"/>
              <w:right w:val="single" w:sz="4" w:space="0" w:color="FFFFFF"/>
            </w:tcBorders>
            <w:shd w:val="clear" w:color="auto" w:fill="234060"/>
          </w:tcPr>
          <w:p w14:paraId="335DE377"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33EC2219" w14:textId="7742353C" w:rsidR="008945B6" w:rsidRPr="00F85FAF" w:rsidRDefault="0050537A">
            <w:pPr>
              <w:pStyle w:val="TableParagraph"/>
              <w:spacing w:before="4" w:line="270" w:lineRule="atLeast"/>
              <w:ind w:left="100"/>
            </w:pPr>
            <w:r w:rsidRPr="00F85FAF">
              <w:t xml:space="preserve">Questa classe permette agli </w:t>
            </w:r>
            <w:r w:rsidR="00CB43A8" w:rsidRPr="00F85FAF">
              <w:t>utenti di ricevere informazioni generali sulla policy dell’azienda.</w:t>
            </w:r>
          </w:p>
        </w:tc>
      </w:tr>
      <w:tr w:rsidR="008945B6" w14:paraId="23640AD7" w14:textId="77777777" w:rsidTr="000E4FC1">
        <w:trPr>
          <w:trHeight w:val="89"/>
        </w:trPr>
        <w:tc>
          <w:tcPr>
            <w:tcW w:w="2262" w:type="dxa"/>
            <w:tcBorders>
              <w:bottom w:val="single" w:sz="4" w:space="0" w:color="FFFFFF"/>
              <w:right w:val="single" w:sz="4" w:space="0" w:color="FFFFFF"/>
            </w:tcBorders>
            <w:shd w:val="clear" w:color="auto" w:fill="234060"/>
          </w:tcPr>
          <w:p w14:paraId="5F33CECD" w14:textId="77777777" w:rsidR="008945B6" w:rsidRPr="00F85FAF" w:rsidRDefault="0050537A">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61916F34" w14:textId="77777777" w:rsidR="008945B6" w:rsidRPr="00F85FAF" w:rsidRDefault="008945B6">
            <w:pPr>
              <w:pStyle w:val="TableParagraph"/>
              <w:rPr>
                <w:rFonts w:ascii="Times New Roman"/>
                <w:b/>
                <w:bCs/>
              </w:rPr>
            </w:pPr>
          </w:p>
        </w:tc>
      </w:tr>
      <w:tr w:rsidR="008945B6" w14:paraId="5CD00DF5" w14:textId="77777777" w:rsidTr="000E4FC1">
        <w:trPr>
          <w:trHeight w:val="221"/>
        </w:trPr>
        <w:tc>
          <w:tcPr>
            <w:tcW w:w="2262" w:type="dxa"/>
            <w:tcBorders>
              <w:top w:val="single" w:sz="4" w:space="0" w:color="FFFFFF"/>
              <w:bottom w:val="single" w:sz="4" w:space="0" w:color="FFFFFF"/>
              <w:right w:val="single" w:sz="4" w:space="0" w:color="FFFFFF"/>
            </w:tcBorders>
            <w:shd w:val="clear" w:color="auto" w:fill="234060"/>
          </w:tcPr>
          <w:p w14:paraId="500091A0" w14:textId="77777777" w:rsidR="008945B6" w:rsidRPr="00F85FAF" w:rsidRDefault="0050537A">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40DF97D1" w14:textId="77777777" w:rsidR="008945B6" w:rsidRPr="00F85FAF" w:rsidRDefault="008945B6">
            <w:pPr>
              <w:pStyle w:val="TableParagraph"/>
              <w:rPr>
                <w:rFonts w:ascii="Times New Roman"/>
                <w:b/>
                <w:bCs/>
              </w:rPr>
            </w:pPr>
          </w:p>
        </w:tc>
      </w:tr>
      <w:tr w:rsidR="008945B6" w14:paraId="2BB090E5" w14:textId="77777777" w:rsidTr="000E4FC1">
        <w:trPr>
          <w:trHeight w:val="183"/>
        </w:trPr>
        <w:tc>
          <w:tcPr>
            <w:tcW w:w="2262" w:type="dxa"/>
            <w:tcBorders>
              <w:top w:val="single" w:sz="4" w:space="0" w:color="FFFFFF"/>
              <w:right w:val="single" w:sz="4" w:space="0" w:color="FFFFFF"/>
            </w:tcBorders>
            <w:shd w:val="clear" w:color="auto" w:fill="234060"/>
          </w:tcPr>
          <w:p w14:paraId="34B45276"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04CC4646" w14:textId="77777777" w:rsidR="008945B6" w:rsidRPr="00F85FAF" w:rsidRDefault="008945B6">
            <w:pPr>
              <w:pStyle w:val="TableParagraph"/>
              <w:rPr>
                <w:rFonts w:ascii="Times New Roman"/>
                <w:b/>
                <w:bCs/>
              </w:rPr>
            </w:pPr>
          </w:p>
        </w:tc>
      </w:tr>
      <w:tr w:rsidR="008945B6" w14:paraId="1D3F0037" w14:textId="77777777" w:rsidTr="00AC5581">
        <w:trPr>
          <w:trHeight w:val="364"/>
        </w:trPr>
        <w:tc>
          <w:tcPr>
            <w:tcW w:w="2262" w:type="dxa"/>
            <w:tcBorders>
              <w:right w:val="single" w:sz="4" w:space="0" w:color="FFFFFF"/>
            </w:tcBorders>
          </w:tcPr>
          <w:p w14:paraId="70845FE9" w14:textId="77777777" w:rsidR="00CB43A8" w:rsidRDefault="00CB43A8">
            <w:pPr>
              <w:pStyle w:val="TableParagraph"/>
              <w:rPr>
                <w:rFonts w:ascii="Times New Roman"/>
              </w:rPr>
            </w:pPr>
          </w:p>
          <w:p w14:paraId="2FB37423" w14:textId="77777777" w:rsidR="00CB43A8" w:rsidRDefault="00CB43A8">
            <w:pPr>
              <w:pStyle w:val="TableParagraph"/>
              <w:rPr>
                <w:rFonts w:ascii="Times New Roman"/>
              </w:rPr>
            </w:pPr>
          </w:p>
        </w:tc>
        <w:tc>
          <w:tcPr>
            <w:tcW w:w="7361" w:type="dxa"/>
            <w:tcBorders>
              <w:left w:val="single" w:sz="4" w:space="0" w:color="FFFFFF"/>
            </w:tcBorders>
          </w:tcPr>
          <w:p w14:paraId="127B3F7B" w14:textId="77777777" w:rsidR="008945B6" w:rsidRDefault="008945B6">
            <w:pPr>
              <w:pStyle w:val="TableParagraph"/>
              <w:rPr>
                <w:rFonts w:ascii="Times New Roman"/>
              </w:rPr>
            </w:pPr>
          </w:p>
        </w:tc>
      </w:tr>
      <w:tr w:rsidR="008945B6" w14:paraId="778EB004" w14:textId="77777777">
        <w:trPr>
          <w:trHeight w:val="441"/>
        </w:trPr>
        <w:tc>
          <w:tcPr>
            <w:tcW w:w="2262" w:type="dxa"/>
            <w:tcBorders>
              <w:bottom w:val="single" w:sz="4" w:space="0" w:color="FFFFFF"/>
              <w:right w:val="single" w:sz="4" w:space="0" w:color="FFFFFF"/>
            </w:tcBorders>
            <w:shd w:val="clear" w:color="auto" w:fill="234060"/>
          </w:tcPr>
          <w:p w14:paraId="14F8101B"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0B8E9249" w14:textId="7668257B" w:rsidR="008945B6" w:rsidRPr="00F85FAF" w:rsidRDefault="00013676" w:rsidP="00013676">
            <w:pPr>
              <w:pStyle w:val="TableParagraph"/>
              <w:spacing w:before="3"/>
              <w:ind w:right="2409"/>
              <w:jc w:val="center"/>
              <w:rPr>
                <w:b/>
                <w:bCs/>
                <w:sz w:val="24"/>
              </w:rPr>
            </w:pPr>
            <w:r w:rsidRPr="00F85FAF">
              <w:rPr>
                <w:b/>
                <w:bCs/>
                <w:color w:val="FFFFFF"/>
                <w:sz w:val="24"/>
              </w:rPr>
              <w:t xml:space="preserve">                       </w:t>
            </w:r>
            <w:proofErr w:type="spellStart"/>
            <w:r w:rsidRPr="00F85FAF">
              <w:rPr>
                <w:b/>
                <w:bCs/>
                <w:color w:val="FFFFFF"/>
                <w:sz w:val="24"/>
              </w:rPr>
              <w:t>estimateManagementClient</w:t>
            </w:r>
            <w:proofErr w:type="spellEnd"/>
          </w:p>
        </w:tc>
      </w:tr>
      <w:tr w:rsidR="008945B6" w14:paraId="5A222EED" w14:textId="77777777">
        <w:trPr>
          <w:trHeight w:val="537"/>
        </w:trPr>
        <w:tc>
          <w:tcPr>
            <w:tcW w:w="2262" w:type="dxa"/>
            <w:tcBorders>
              <w:top w:val="single" w:sz="4" w:space="0" w:color="FFFFFF"/>
              <w:right w:val="single" w:sz="4" w:space="0" w:color="FFFFFF"/>
            </w:tcBorders>
            <w:shd w:val="clear" w:color="auto" w:fill="234060"/>
          </w:tcPr>
          <w:p w14:paraId="38037DD1"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8FE9835" w14:textId="7174DDDB" w:rsidR="008945B6" w:rsidRPr="00F85FAF" w:rsidRDefault="0050537A">
            <w:pPr>
              <w:pStyle w:val="TableParagraph"/>
              <w:spacing w:before="11" w:line="268" w:lineRule="exact"/>
              <w:ind w:left="100"/>
            </w:pPr>
            <w:r w:rsidRPr="00F85FAF">
              <w:t xml:space="preserve">Questa classe permette </w:t>
            </w:r>
            <w:r w:rsidR="00013676" w:rsidRPr="00F85FAF">
              <w:t>al cliente di visualizzare e gestire un preventivo da egli richiesto.</w:t>
            </w:r>
          </w:p>
        </w:tc>
      </w:tr>
      <w:tr w:rsidR="008945B6" w14:paraId="39E963F9" w14:textId="77777777">
        <w:trPr>
          <w:trHeight w:val="801"/>
        </w:trPr>
        <w:tc>
          <w:tcPr>
            <w:tcW w:w="2262" w:type="dxa"/>
            <w:tcBorders>
              <w:right w:val="single" w:sz="4" w:space="0" w:color="FFFFFF"/>
            </w:tcBorders>
            <w:shd w:val="clear" w:color="auto" w:fill="234060"/>
          </w:tcPr>
          <w:p w14:paraId="6C6F15BC" w14:textId="77777777" w:rsidR="008945B6" w:rsidRPr="00F85FAF" w:rsidRDefault="0050537A">
            <w:pPr>
              <w:pStyle w:val="TableParagraph"/>
              <w:spacing w:before="229"/>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7CA1ACC1" w14:textId="77777777" w:rsidR="008945B6" w:rsidRPr="00F85FAF" w:rsidRDefault="0050537A">
            <w:pPr>
              <w:pStyle w:val="TableParagraph"/>
              <w:spacing w:line="264"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616D51D6" w14:textId="5BC7AB50" w:rsidR="008945B6" w:rsidRPr="00F85FAF" w:rsidRDefault="00013676">
            <w:pPr>
              <w:pStyle w:val="TableParagraph"/>
              <w:spacing w:before="2" w:line="274" w:lineRule="exact"/>
              <w:ind w:left="100"/>
            </w:pPr>
            <w:r w:rsidRPr="00F85FAF">
              <w:t>il cliente dev’essere autenticato come tale</w:t>
            </w:r>
            <w:r w:rsidR="008E6347" w:rsidRPr="00F85FAF">
              <w:t xml:space="preserve"> AND aver richiesto almeno un preventivo</w:t>
            </w:r>
            <w:r w:rsidR="0050537A" w:rsidRPr="00F85FAF">
              <w:t>.</w:t>
            </w:r>
          </w:p>
        </w:tc>
      </w:tr>
      <w:tr w:rsidR="008945B6" w14:paraId="0F19736F" w14:textId="77777777">
        <w:trPr>
          <w:trHeight w:val="525"/>
        </w:trPr>
        <w:tc>
          <w:tcPr>
            <w:tcW w:w="2262" w:type="dxa"/>
            <w:tcBorders>
              <w:right w:val="single" w:sz="4" w:space="0" w:color="FFFFFF"/>
            </w:tcBorders>
            <w:shd w:val="clear" w:color="auto" w:fill="234060"/>
          </w:tcPr>
          <w:p w14:paraId="49AD0A25" w14:textId="77777777" w:rsidR="008945B6" w:rsidRPr="00F85FAF" w:rsidRDefault="0050537A">
            <w:pPr>
              <w:pStyle w:val="TableParagraph"/>
              <w:spacing w:before="91"/>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0E6AFA3F" w14:textId="77777777" w:rsidR="008945B6" w:rsidRPr="00F85FAF" w:rsidRDefault="0050537A">
            <w:pPr>
              <w:pStyle w:val="TableParagraph"/>
              <w:spacing w:line="261"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390EFD55" w14:textId="1AABC057" w:rsidR="008945B6" w:rsidRPr="00F85FAF" w:rsidRDefault="00013676">
            <w:pPr>
              <w:pStyle w:val="TableParagraph"/>
              <w:spacing w:line="244" w:lineRule="exact"/>
              <w:ind w:left="100"/>
            </w:pPr>
            <w:r w:rsidRPr="00F85FAF">
              <w:t xml:space="preserve">il sistema mostra </w:t>
            </w:r>
            <w:r w:rsidR="00ED5741" w:rsidRPr="00F85FAF">
              <w:t>i dettagli del preventivo.</w:t>
            </w:r>
          </w:p>
        </w:tc>
      </w:tr>
      <w:tr w:rsidR="008945B6" w14:paraId="553918F0" w14:textId="77777777">
        <w:trPr>
          <w:trHeight w:val="340"/>
        </w:trPr>
        <w:tc>
          <w:tcPr>
            <w:tcW w:w="2262" w:type="dxa"/>
            <w:tcBorders>
              <w:right w:val="single" w:sz="4" w:space="0" w:color="FFFFFF"/>
            </w:tcBorders>
            <w:shd w:val="clear" w:color="auto" w:fill="234060"/>
          </w:tcPr>
          <w:p w14:paraId="5E6E1CB9"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4150D646" w14:textId="77777777" w:rsidR="008945B6" w:rsidRPr="00F85FAF" w:rsidRDefault="008945B6">
            <w:pPr>
              <w:pStyle w:val="TableParagraph"/>
              <w:rPr>
                <w:rFonts w:ascii="Times New Roman"/>
                <w:b/>
                <w:bCs/>
              </w:rPr>
            </w:pPr>
          </w:p>
        </w:tc>
      </w:tr>
      <w:tr w:rsidR="008945B6" w14:paraId="7E62E7E1" w14:textId="77777777">
        <w:trPr>
          <w:trHeight w:val="470"/>
        </w:trPr>
        <w:tc>
          <w:tcPr>
            <w:tcW w:w="2262" w:type="dxa"/>
            <w:tcBorders>
              <w:right w:val="single" w:sz="4" w:space="0" w:color="FFFFFF"/>
            </w:tcBorders>
          </w:tcPr>
          <w:p w14:paraId="0A7EA368" w14:textId="77777777" w:rsidR="008945B6" w:rsidRDefault="008945B6">
            <w:pPr>
              <w:pStyle w:val="TableParagraph"/>
              <w:rPr>
                <w:rFonts w:ascii="Times New Roman"/>
              </w:rPr>
            </w:pPr>
          </w:p>
        </w:tc>
        <w:tc>
          <w:tcPr>
            <w:tcW w:w="7361" w:type="dxa"/>
            <w:tcBorders>
              <w:left w:val="single" w:sz="4" w:space="0" w:color="FFFFFF"/>
            </w:tcBorders>
          </w:tcPr>
          <w:p w14:paraId="374F75B1" w14:textId="77777777" w:rsidR="008945B6" w:rsidRDefault="008945B6">
            <w:pPr>
              <w:pStyle w:val="TableParagraph"/>
              <w:rPr>
                <w:rFonts w:ascii="Times New Roman"/>
              </w:rPr>
            </w:pPr>
          </w:p>
        </w:tc>
      </w:tr>
      <w:tr w:rsidR="008945B6" w14:paraId="777FF38D" w14:textId="77777777">
        <w:trPr>
          <w:trHeight w:val="441"/>
        </w:trPr>
        <w:tc>
          <w:tcPr>
            <w:tcW w:w="2262" w:type="dxa"/>
            <w:tcBorders>
              <w:bottom w:val="single" w:sz="4" w:space="0" w:color="FFFFFF"/>
              <w:right w:val="single" w:sz="4" w:space="0" w:color="FFFFFF"/>
            </w:tcBorders>
            <w:shd w:val="clear" w:color="auto" w:fill="234060"/>
          </w:tcPr>
          <w:p w14:paraId="3366A81D"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044C204E" w14:textId="0DF32E56" w:rsidR="008945B6" w:rsidRPr="00F85FAF" w:rsidRDefault="00013676">
            <w:pPr>
              <w:pStyle w:val="TableParagraph"/>
              <w:spacing w:before="3"/>
              <w:ind w:left="2401" w:right="2404"/>
              <w:jc w:val="center"/>
              <w:rPr>
                <w:b/>
                <w:bCs/>
                <w:sz w:val="24"/>
              </w:rPr>
            </w:pPr>
            <w:proofErr w:type="spellStart"/>
            <w:r w:rsidRPr="00F85FAF">
              <w:rPr>
                <w:b/>
                <w:bCs/>
                <w:color w:val="FFFFFF"/>
                <w:sz w:val="24"/>
              </w:rPr>
              <w:t>orderManagementClient</w:t>
            </w:r>
            <w:proofErr w:type="spellEnd"/>
          </w:p>
        </w:tc>
      </w:tr>
      <w:tr w:rsidR="008945B6" w14:paraId="476AB289" w14:textId="77777777">
        <w:trPr>
          <w:trHeight w:val="340"/>
        </w:trPr>
        <w:tc>
          <w:tcPr>
            <w:tcW w:w="2262" w:type="dxa"/>
            <w:tcBorders>
              <w:top w:val="single" w:sz="4" w:space="0" w:color="FFFFFF"/>
              <w:bottom w:val="single" w:sz="4" w:space="0" w:color="FFFFFF"/>
              <w:right w:val="single" w:sz="4" w:space="0" w:color="FFFFFF"/>
            </w:tcBorders>
            <w:shd w:val="clear" w:color="auto" w:fill="234060"/>
          </w:tcPr>
          <w:p w14:paraId="02AF504D" w14:textId="77777777" w:rsidR="008945B6" w:rsidRPr="00F85FAF" w:rsidRDefault="0050537A">
            <w:pPr>
              <w:pStyle w:val="TableParagraph"/>
              <w:spacing w:before="3"/>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1AA858FD" w14:textId="76757830" w:rsidR="008945B6" w:rsidRPr="00F85FAF" w:rsidRDefault="0050537A">
            <w:pPr>
              <w:pStyle w:val="TableParagraph"/>
              <w:spacing w:before="4"/>
              <w:ind w:left="100"/>
            </w:pPr>
            <w:r w:rsidRPr="00F85FAF">
              <w:t xml:space="preserve">Questa classe permette </w:t>
            </w:r>
            <w:r w:rsidR="00013676" w:rsidRPr="00F85FAF">
              <w:t>al cliente di gestire un ordine</w:t>
            </w:r>
            <w:r w:rsidRPr="00F85FAF">
              <w:t>.</w:t>
            </w:r>
          </w:p>
        </w:tc>
      </w:tr>
      <w:tr w:rsidR="008945B6" w14:paraId="7D3E8A4F" w14:textId="77777777">
        <w:trPr>
          <w:trHeight w:val="805"/>
        </w:trPr>
        <w:tc>
          <w:tcPr>
            <w:tcW w:w="2262" w:type="dxa"/>
            <w:tcBorders>
              <w:top w:val="single" w:sz="4" w:space="0" w:color="FFFFFF"/>
              <w:right w:val="single" w:sz="4" w:space="0" w:color="FFFFFF"/>
            </w:tcBorders>
            <w:shd w:val="clear" w:color="auto" w:fill="234060"/>
          </w:tcPr>
          <w:p w14:paraId="63500D54" w14:textId="77777777" w:rsidR="008945B6" w:rsidRPr="00F85FAF" w:rsidRDefault="0050537A">
            <w:pPr>
              <w:pStyle w:val="TableParagraph"/>
              <w:spacing w:before="238"/>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11C4E5F" w14:textId="77777777" w:rsidR="008945B6" w:rsidRPr="00F85FAF" w:rsidRDefault="0050537A">
            <w:pPr>
              <w:pStyle w:val="TableParagraph"/>
              <w:spacing w:before="4"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05F759D9" w14:textId="170BF4BB" w:rsidR="008945B6" w:rsidRPr="00F85FAF" w:rsidRDefault="00013676">
            <w:pPr>
              <w:pStyle w:val="TableParagraph"/>
              <w:spacing w:before="6" w:line="268" w:lineRule="exact"/>
              <w:ind w:left="100"/>
            </w:pPr>
            <w:r w:rsidRPr="00F85FAF">
              <w:t>il cliente dev’essere autenticato come tale AND deve aver</w:t>
            </w:r>
            <w:r w:rsidR="00CE1E82" w:rsidRPr="00F85FAF">
              <w:t>e almeno un ordine nel suo storico</w:t>
            </w:r>
            <w:r w:rsidRPr="00F85FAF">
              <w:t>.</w:t>
            </w:r>
          </w:p>
        </w:tc>
      </w:tr>
      <w:tr w:rsidR="008945B6" w14:paraId="180BA238" w14:textId="77777777">
        <w:trPr>
          <w:trHeight w:val="533"/>
        </w:trPr>
        <w:tc>
          <w:tcPr>
            <w:tcW w:w="2262" w:type="dxa"/>
            <w:tcBorders>
              <w:right w:val="single" w:sz="4" w:space="0" w:color="FFFFFF"/>
            </w:tcBorders>
            <w:shd w:val="clear" w:color="auto" w:fill="234060"/>
          </w:tcPr>
          <w:p w14:paraId="634CE68B" w14:textId="77777777" w:rsidR="008945B6" w:rsidRPr="00F85FAF" w:rsidRDefault="0050537A">
            <w:pPr>
              <w:pStyle w:val="TableParagraph"/>
              <w:spacing w:before="95"/>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1835476D" w14:textId="77777777" w:rsidR="008945B6" w:rsidRPr="00F85FAF" w:rsidRDefault="0050537A">
            <w:pPr>
              <w:pStyle w:val="TableParagraph"/>
              <w:spacing w:line="265"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4F01EDC6" w14:textId="60C0B9A8" w:rsidR="008945B6" w:rsidRPr="00F85FAF" w:rsidRDefault="00013676">
            <w:pPr>
              <w:pStyle w:val="TableParagraph"/>
              <w:spacing w:before="4" w:line="244" w:lineRule="exact"/>
              <w:ind w:left="100"/>
            </w:pPr>
            <w:r w:rsidRPr="00F85FAF">
              <w:t>il sistema mostra l’ordine</w:t>
            </w:r>
            <w:r w:rsidR="008E6347" w:rsidRPr="00F85FAF">
              <w:t>.</w:t>
            </w:r>
          </w:p>
        </w:tc>
      </w:tr>
      <w:tr w:rsidR="008945B6" w14:paraId="1286A6C7" w14:textId="77777777">
        <w:trPr>
          <w:trHeight w:val="335"/>
        </w:trPr>
        <w:tc>
          <w:tcPr>
            <w:tcW w:w="2262" w:type="dxa"/>
            <w:tcBorders>
              <w:right w:val="single" w:sz="4" w:space="0" w:color="FFFFFF"/>
            </w:tcBorders>
            <w:shd w:val="clear" w:color="auto" w:fill="234060"/>
          </w:tcPr>
          <w:p w14:paraId="115AF74B"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9CDAD85" w14:textId="77777777" w:rsidR="008945B6" w:rsidRPr="00F85FAF" w:rsidRDefault="008945B6">
            <w:pPr>
              <w:pStyle w:val="TableParagraph"/>
              <w:rPr>
                <w:rFonts w:ascii="Times New Roman"/>
                <w:b/>
                <w:bCs/>
              </w:rPr>
            </w:pPr>
          </w:p>
        </w:tc>
      </w:tr>
      <w:tr w:rsidR="008945B6" w14:paraId="0C092098" w14:textId="77777777" w:rsidTr="00AC5581">
        <w:trPr>
          <w:trHeight w:val="541"/>
        </w:trPr>
        <w:tc>
          <w:tcPr>
            <w:tcW w:w="2262" w:type="dxa"/>
            <w:tcBorders>
              <w:right w:val="single" w:sz="4" w:space="0" w:color="FFFFFF"/>
            </w:tcBorders>
          </w:tcPr>
          <w:p w14:paraId="52B8E381" w14:textId="77777777" w:rsidR="008945B6" w:rsidRDefault="008945B6">
            <w:pPr>
              <w:pStyle w:val="TableParagraph"/>
              <w:rPr>
                <w:rFonts w:ascii="Times New Roman"/>
              </w:rPr>
            </w:pPr>
          </w:p>
        </w:tc>
        <w:tc>
          <w:tcPr>
            <w:tcW w:w="7361" w:type="dxa"/>
            <w:tcBorders>
              <w:left w:val="single" w:sz="4" w:space="0" w:color="FFFFFF"/>
            </w:tcBorders>
          </w:tcPr>
          <w:p w14:paraId="19FCA315" w14:textId="1C9FA25E" w:rsidR="008E6347" w:rsidRDefault="008E6347">
            <w:pPr>
              <w:pStyle w:val="TableParagraph"/>
              <w:rPr>
                <w:rFonts w:ascii="Times New Roman"/>
              </w:rPr>
            </w:pPr>
          </w:p>
        </w:tc>
      </w:tr>
      <w:tr w:rsidR="008945B6" w14:paraId="06C590BD" w14:textId="77777777" w:rsidTr="00AC5581">
        <w:trPr>
          <w:trHeight w:val="384"/>
        </w:trPr>
        <w:tc>
          <w:tcPr>
            <w:tcW w:w="2262" w:type="dxa"/>
            <w:tcBorders>
              <w:bottom w:val="single" w:sz="6" w:space="0" w:color="FFFFFF"/>
              <w:right w:val="single" w:sz="4" w:space="0" w:color="FFFFFF"/>
            </w:tcBorders>
            <w:shd w:val="clear" w:color="auto" w:fill="234060"/>
          </w:tcPr>
          <w:p w14:paraId="55341107" w14:textId="77777777" w:rsidR="008945B6" w:rsidRPr="00F85FAF" w:rsidRDefault="0050537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6" w:space="0" w:color="FFFFFF"/>
            </w:tcBorders>
            <w:shd w:val="clear" w:color="auto" w:fill="234060"/>
          </w:tcPr>
          <w:p w14:paraId="497E2105" w14:textId="23ADDD42" w:rsidR="008945B6" w:rsidRPr="00F85FAF" w:rsidRDefault="00013676">
            <w:pPr>
              <w:pStyle w:val="TableParagraph"/>
              <w:spacing w:before="3"/>
              <w:ind w:left="2401" w:right="2404"/>
              <w:jc w:val="center"/>
              <w:rPr>
                <w:b/>
                <w:bCs/>
                <w:sz w:val="24"/>
              </w:rPr>
            </w:pPr>
            <w:proofErr w:type="spellStart"/>
            <w:r w:rsidRPr="00F85FAF">
              <w:rPr>
                <w:b/>
                <w:bCs/>
                <w:color w:val="FFFFFF"/>
                <w:sz w:val="24"/>
              </w:rPr>
              <w:t>orderCheckout</w:t>
            </w:r>
            <w:proofErr w:type="spellEnd"/>
          </w:p>
        </w:tc>
      </w:tr>
      <w:tr w:rsidR="008945B6" w14:paraId="5DA7ACDD" w14:textId="77777777" w:rsidTr="00AC5581">
        <w:trPr>
          <w:trHeight w:val="347"/>
        </w:trPr>
        <w:tc>
          <w:tcPr>
            <w:tcW w:w="2262" w:type="dxa"/>
            <w:tcBorders>
              <w:top w:val="single" w:sz="6" w:space="0" w:color="FFFFFF"/>
              <w:right w:val="single" w:sz="4" w:space="0" w:color="FFFFFF"/>
            </w:tcBorders>
            <w:shd w:val="clear" w:color="auto" w:fill="234060"/>
          </w:tcPr>
          <w:p w14:paraId="644E66EB" w14:textId="77777777" w:rsidR="008945B6" w:rsidRPr="00F85FAF" w:rsidRDefault="0050537A">
            <w:pPr>
              <w:pStyle w:val="TableParagraph"/>
              <w:spacing w:before="104"/>
              <w:ind w:left="105"/>
              <w:rPr>
                <w:b/>
                <w:bCs/>
                <w:sz w:val="24"/>
              </w:rPr>
            </w:pPr>
            <w:r w:rsidRPr="00F85FAF">
              <w:rPr>
                <w:b/>
                <w:bCs/>
                <w:color w:val="FFFFFF"/>
                <w:sz w:val="24"/>
              </w:rPr>
              <w:t>Descrizione:</w:t>
            </w:r>
          </w:p>
        </w:tc>
        <w:tc>
          <w:tcPr>
            <w:tcW w:w="7361" w:type="dxa"/>
            <w:tcBorders>
              <w:top w:val="single" w:sz="6" w:space="0" w:color="FFFFFF"/>
              <w:left w:val="single" w:sz="4" w:space="0" w:color="FFFFFF"/>
              <w:bottom w:val="single" w:sz="4" w:space="0" w:color="FFFFFF"/>
            </w:tcBorders>
            <w:shd w:val="clear" w:color="auto" w:fill="B8CCE3"/>
          </w:tcPr>
          <w:p w14:paraId="2ECF316B" w14:textId="104725A8" w:rsidR="008945B6" w:rsidRPr="00F85FAF" w:rsidRDefault="0050537A">
            <w:pPr>
              <w:pStyle w:val="TableParagraph"/>
              <w:spacing w:before="11" w:line="268" w:lineRule="exact"/>
              <w:ind w:left="100" w:right="11"/>
            </w:pPr>
            <w:r w:rsidRPr="00F85FAF">
              <w:t xml:space="preserve">Questa classe permette </w:t>
            </w:r>
            <w:r w:rsidR="00013676" w:rsidRPr="00F85FAF">
              <w:t>al cliente di pagare un ordine.</w:t>
            </w:r>
          </w:p>
        </w:tc>
      </w:tr>
      <w:tr w:rsidR="008945B6" w14:paraId="73CD0469" w14:textId="77777777">
        <w:trPr>
          <w:trHeight w:val="800"/>
        </w:trPr>
        <w:tc>
          <w:tcPr>
            <w:tcW w:w="2262" w:type="dxa"/>
            <w:tcBorders>
              <w:bottom w:val="single" w:sz="4" w:space="0" w:color="FFFFFF"/>
              <w:right w:val="single" w:sz="4" w:space="0" w:color="FFFFFF"/>
            </w:tcBorders>
            <w:shd w:val="clear" w:color="auto" w:fill="234060"/>
          </w:tcPr>
          <w:p w14:paraId="049F6FB5" w14:textId="77777777" w:rsidR="008945B6" w:rsidRPr="00F85FAF" w:rsidRDefault="0050537A">
            <w:pPr>
              <w:pStyle w:val="TableParagraph"/>
              <w:spacing w:before="228"/>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738D28ED" w14:textId="77777777" w:rsidR="008945B6" w:rsidRPr="00F85FAF" w:rsidRDefault="0050537A">
            <w:pPr>
              <w:pStyle w:val="TableParagraph"/>
              <w:spacing w:line="263"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0967F274" w14:textId="49FE858C" w:rsidR="008945B6" w:rsidRPr="00F85FAF" w:rsidRDefault="00013676">
            <w:pPr>
              <w:pStyle w:val="TableParagraph"/>
              <w:spacing w:before="6" w:line="268" w:lineRule="exact"/>
              <w:ind w:left="100"/>
            </w:pPr>
            <w:r w:rsidRPr="00F85FAF">
              <w:t>il cliente dev’essere autenticato come tale AND deve aver confermato un ordine</w:t>
            </w:r>
            <w:r w:rsidR="00ED5741" w:rsidRPr="00F85FAF">
              <w:t>.</w:t>
            </w:r>
          </w:p>
        </w:tc>
      </w:tr>
      <w:tr w:rsidR="008945B6" w14:paraId="3D0C3C3D" w14:textId="77777777">
        <w:trPr>
          <w:trHeight w:val="532"/>
        </w:trPr>
        <w:tc>
          <w:tcPr>
            <w:tcW w:w="2262" w:type="dxa"/>
            <w:tcBorders>
              <w:top w:val="single" w:sz="4" w:space="0" w:color="FFFFFF"/>
              <w:right w:val="single" w:sz="4" w:space="0" w:color="FFFFFF"/>
            </w:tcBorders>
            <w:shd w:val="clear" w:color="auto" w:fill="234060"/>
          </w:tcPr>
          <w:p w14:paraId="1B2F19CC" w14:textId="77777777" w:rsidR="008945B6" w:rsidRPr="00F85FAF" w:rsidRDefault="0050537A">
            <w:pPr>
              <w:pStyle w:val="TableParagraph"/>
              <w:spacing w:before="100"/>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78FD5F14" w14:textId="77777777" w:rsidR="008945B6" w:rsidRPr="00F85FAF" w:rsidRDefault="0050537A">
            <w:pPr>
              <w:pStyle w:val="TableParagraph"/>
              <w:spacing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2B357668" w14:textId="5D4C6E4F" w:rsidR="008945B6" w:rsidRPr="00F85FAF" w:rsidRDefault="000E4FC1">
            <w:pPr>
              <w:pStyle w:val="TableParagraph"/>
              <w:spacing w:line="244" w:lineRule="exact"/>
              <w:ind w:left="100"/>
            </w:pPr>
            <w:r w:rsidRPr="00F85FAF">
              <w:t>I</w:t>
            </w:r>
            <w:r w:rsidR="00013676" w:rsidRPr="00F85FAF">
              <w:t xml:space="preserve">l sistema </w:t>
            </w:r>
            <w:r w:rsidR="00EC4B2A" w:rsidRPr="00F85FAF">
              <w:t xml:space="preserve">mostra una pagina che </w:t>
            </w:r>
            <w:r w:rsidR="00013676" w:rsidRPr="00F85FAF">
              <w:t>permette al cliente di pagare un ordine.</w:t>
            </w:r>
          </w:p>
        </w:tc>
      </w:tr>
      <w:tr w:rsidR="008945B6" w14:paraId="14F348AB" w14:textId="77777777">
        <w:trPr>
          <w:trHeight w:val="340"/>
        </w:trPr>
        <w:tc>
          <w:tcPr>
            <w:tcW w:w="2262" w:type="dxa"/>
            <w:tcBorders>
              <w:right w:val="single" w:sz="4" w:space="0" w:color="FFFFFF"/>
            </w:tcBorders>
            <w:shd w:val="clear" w:color="auto" w:fill="234060"/>
          </w:tcPr>
          <w:p w14:paraId="196FBC71" w14:textId="77777777" w:rsidR="008945B6" w:rsidRPr="00F85FAF" w:rsidRDefault="0050537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E9CEB14" w14:textId="4005A61D" w:rsidR="008945B6" w:rsidRPr="00F85FAF" w:rsidRDefault="008945B6">
            <w:pPr>
              <w:pStyle w:val="TableParagraph"/>
              <w:rPr>
                <w:rFonts w:ascii="Times New Roman"/>
                <w:b/>
                <w:bCs/>
              </w:rPr>
            </w:pPr>
          </w:p>
        </w:tc>
      </w:tr>
    </w:tbl>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68783EFA" w14:textId="77777777" w:rsidTr="008E6347">
        <w:trPr>
          <w:trHeight w:val="441"/>
        </w:trPr>
        <w:tc>
          <w:tcPr>
            <w:tcW w:w="2262" w:type="dxa"/>
            <w:tcBorders>
              <w:bottom w:val="single" w:sz="4" w:space="0" w:color="FFFFFF"/>
            </w:tcBorders>
            <w:shd w:val="clear" w:color="auto" w:fill="234060"/>
          </w:tcPr>
          <w:p w14:paraId="2A87D2D3" w14:textId="77777777" w:rsidR="008E6347" w:rsidRPr="00F85FAF" w:rsidRDefault="008E6347" w:rsidP="008E6347">
            <w:pPr>
              <w:pStyle w:val="TableParagraph"/>
              <w:spacing w:before="80"/>
              <w:ind w:left="105"/>
              <w:rPr>
                <w:b/>
                <w:bCs/>
                <w:sz w:val="24"/>
              </w:rPr>
            </w:pPr>
            <w:r w:rsidRPr="00F85FAF">
              <w:rPr>
                <w:b/>
                <w:bCs/>
                <w:color w:val="FFFFFF"/>
                <w:sz w:val="24"/>
              </w:rPr>
              <w:lastRenderedPageBreak/>
              <w:t>Nome Classe:</w:t>
            </w:r>
          </w:p>
        </w:tc>
        <w:tc>
          <w:tcPr>
            <w:tcW w:w="7361" w:type="dxa"/>
            <w:tcBorders>
              <w:bottom w:val="single" w:sz="4" w:space="0" w:color="FFFFFF"/>
            </w:tcBorders>
            <w:shd w:val="clear" w:color="auto" w:fill="234060"/>
          </w:tcPr>
          <w:p w14:paraId="37AFA5CB" w14:textId="77777777" w:rsidR="008E6347" w:rsidRPr="00F85FAF" w:rsidRDefault="008E6347" w:rsidP="008E6347">
            <w:pPr>
              <w:pStyle w:val="TableParagraph"/>
              <w:spacing w:before="3"/>
              <w:ind w:left="2526" w:right="2527"/>
              <w:jc w:val="center"/>
              <w:rPr>
                <w:b/>
                <w:bCs/>
                <w:sz w:val="24"/>
              </w:rPr>
            </w:pPr>
            <w:proofErr w:type="spellStart"/>
            <w:r w:rsidRPr="00F85FAF">
              <w:rPr>
                <w:b/>
                <w:bCs/>
                <w:color w:val="FFFFFF"/>
                <w:sz w:val="24"/>
              </w:rPr>
              <w:t>confirmOrder</w:t>
            </w:r>
            <w:proofErr w:type="spellEnd"/>
          </w:p>
        </w:tc>
      </w:tr>
      <w:tr w:rsidR="008E6347" w14:paraId="4230933D" w14:textId="77777777" w:rsidTr="008E6347">
        <w:trPr>
          <w:trHeight w:val="542"/>
        </w:trPr>
        <w:tc>
          <w:tcPr>
            <w:tcW w:w="2262" w:type="dxa"/>
            <w:tcBorders>
              <w:top w:val="single" w:sz="4" w:space="0" w:color="FFFFFF"/>
              <w:right w:val="single" w:sz="4" w:space="0" w:color="FFFFFF"/>
            </w:tcBorders>
            <w:shd w:val="clear" w:color="auto" w:fill="234060"/>
          </w:tcPr>
          <w:p w14:paraId="6814DBAD" w14:textId="77777777" w:rsidR="008E6347" w:rsidRPr="00F85FAF" w:rsidRDefault="008E6347" w:rsidP="008E6347">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033C7A68" w14:textId="77777777" w:rsidR="008E6347" w:rsidRPr="00F85FAF" w:rsidRDefault="008E6347" w:rsidP="008E6347">
            <w:pPr>
              <w:pStyle w:val="TableParagraph"/>
              <w:spacing w:before="4" w:line="270" w:lineRule="atLeast"/>
              <w:ind w:left="100"/>
            </w:pPr>
            <w:r w:rsidRPr="00F85FAF">
              <w:t>Questa classe permette al cliente di confermare un ordine.</w:t>
            </w:r>
          </w:p>
        </w:tc>
      </w:tr>
      <w:tr w:rsidR="008E6347" w14:paraId="4C5EC67D" w14:textId="77777777" w:rsidTr="008E6347">
        <w:trPr>
          <w:trHeight w:val="334"/>
        </w:trPr>
        <w:tc>
          <w:tcPr>
            <w:tcW w:w="2262" w:type="dxa"/>
            <w:tcBorders>
              <w:bottom w:val="single" w:sz="4" w:space="0" w:color="FFFFFF"/>
              <w:right w:val="single" w:sz="4" w:space="0" w:color="FFFFFF"/>
            </w:tcBorders>
            <w:shd w:val="clear" w:color="auto" w:fill="234060"/>
          </w:tcPr>
          <w:p w14:paraId="5C8D727D" w14:textId="77777777" w:rsidR="008E6347" w:rsidRPr="00F85FAF" w:rsidRDefault="008E6347" w:rsidP="008E6347">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64EA8515" w14:textId="6D356514"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r w:rsidR="008E6347" w:rsidRPr="00F85FAF">
              <w:t xml:space="preserve"> </w:t>
            </w:r>
          </w:p>
          <w:p w14:paraId="396E0266" w14:textId="5830BB38" w:rsidR="008E6347" w:rsidRPr="00F85FAF" w:rsidRDefault="000E4FC1" w:rsidP="008E6347">
            <w:pPr>
              <w:pStyle w:val="TableParagraph"/>
            </w:pPr>
            <w:r w:rsidRPr="00F85FAF">
              <w:t xml:space="preserve"> </w:t>
            </w:r>
            <w:r w:rsidR="008E6347" w:rsidRPr="00F85FAF">
              <w:t>Il cliente deve essere loggato come tale.</w:t>
            </w:r>
          </w:p>
        </w:tc>
      </w:tr>
      <w:tr w:rsidR="008E6347" w14:paraId="6337C798" w14:textId="77777777" w:rsidTr="008E6347">
        <w:trPr>
          <w:trHeight w:val="340"/>
        </w:trPr>
        <w:tc>
          <w:tcPr>
            <w:tcW w:w="2262" w:type="dxa"/>
            <w:tcBorders>
              <w:top w:val="single" w:sz="4" w:space="0" w:color="FFFFFF"/>
              <w:bottom w:val="single" w:sz="4" w:space="0" w:color="FFFFFF"/>
              <w:right w:val="single" w:sz="4" w:space="0" w:color="FFFFFF"/>
            </w:tcBorders>
            <w:shd w:val="clear" w:color="auto" w:fill="234060"/>
          </w:tcPr>
          <w:p w14:paraId="6AF19588" w14:textId="77777777" w:rsidR="008E6347" w:rsidRPr="00F85FAF" w:rsidRDefault="008E6347" w:rsidP="008E6347">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54B323DC" w14:textId="2901739B"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5102605E" w14:textId="3473ACA6" w:rsidR="008E6347" w:rsidRPr="00F85FAF" w:rsidRDefault="008E6347" w:rsidP="008E6347">
            <w:pPr>
              <w:pStyle w:val="TableParagraph"/>
            </w:pPr>
            <w:r w:rsidRPr="00F85FAF">
              <w:rPr>
                <w:rFonts w:ascii="Times New Roman"/>
              </w:rPr>
              <w:t xml:space="preserve"> </w:t>
            </w:r>
            <w:r w:rsidRPr="00F85FAF">
              <w:t xml:space="preserve">Il sistema </w:t>
            </w:r>
            <w:r w:rsidR="00EC4B2A" w:rsidRPr="00F85FAF">
              <w:t xml:space="preserve">mostra una pagina che </w:t>
            </w:r>
            <w:r w:rsidRPr="00F85FAF">
              <w:t>permette al cliente di confermare un ordine.</w:t>
            </w:r>
          </w:p>
        </w:tc>
      </w:tr>
      <w:tr w:rsidR="008E6347" w14:paraId="38E5DCE8" w14:textId="77777777" w:rsidTr="008E6347">
        <w:trPr>
          <w:trHeight w:val="340"/>
        </w:trPr>
        <w:tc>
          <w:tcPr>
            <w:tcW w:w="2262" w:type="dxa"/>
            <w:tcBorders>
              <w:top w:val="single" w:sz="4" w:space="0" w:color="FFFFFF"/>
              <w:right w:val="single" w:sz="4" w:space="0" w:color="FFFFFF"/>
            </w:tcBorders>
            <w:shd w:val="clear" w:color="auto" w:fill="234060"/>
          </w:tcPr>
          <w:p w14:paraId="6DF0FD10" w14:textId="77777777" w:rsidR="008E6347" w:rsidRPr="00F85FAF" w:rsidRDefault="008E6347" w:rsidP="008E6347">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51294FC3" w14:textId="77777777" w:rsidR="008E6347" w:rsidRPr="00F85FAF" w:rsidRDefault="008E6347" w:rsidP="008E6347">
            <w:pPr>
              <w:pStyle w:val="TableParagraph"/>
              <w:rPr>
                <w:rFonts w:ascii="Times New Roman"/>
                <w:b/>
                <w:bCs/>
              </w:rPr>
            </w:pPr>
          </w:p>
        </w:tc>
      </w:tr>
    </w:tbl>
    <w:p w14:paraId="2F1E6E89" w14:textId="2833D48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13567631" w14:textId="77777777" w:rsidTr="003968A4">
        <w:trPr>
          <w:trHeight w:val="441"/>
        </w:trPr>
        <w:tc>
          <w:tcPr>
            <w:tcW w:w="2262" w:type="dxa"/>
            <w:tcBorders>
              <w:bottom w:val="single" w:sz="4" w:space="0" w:color="FFFFFF"/>
            </w:tcBorders>
            <w:shd w:val="clear" w:color="auto" w:fill="234060"/>
          </w:tcPr>
          <w:p w14:paraId="5F4688F0"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3000374E" w14:textId="39727579" w:rsidR="008E6347" w:rsidRPr="00F85FAF" w:rsidRDefault="008E6347" w:rsidP="003968A4">
            <w:pPr>
              <w:pStyle w:val="TableParagraph"/>
              <w:spacing w:before="3"/>
              <w:ind w:left="2526" w:right="2527"/>
              <w:jc w:val="center"/>
              <w:rPr>
                <w:b/>
                <w:bCs/>
                <w:sz w:val="24"/>
              </w:rPr>
            </w:pPr>
            <w:proofErr w:type="spellStart"/>
            <w:r w:rsidRPr="00F85FAF">
              <w:rPr>
                <w:b/>
                <w:bCs/>
                <w:color w:val="FFFFFF"/>
                <w:sz w:val="24"/>
              </w:rPr>
              <w:t>historyClient</w:t>
            </w:r>
            <w:proofErr w:type="spellEnd"/>
          </w:p>
        </w:tc>
      </w:tr>
      <w:tr w:rsidR="008E6347" w14:paraId="1B615501" w14:textId="77777777" w:rsidTr="003968A4">
        <w:trPr>
          <w:trHeight w:val="542"/>
        </w:trPr>
        <w:tc>
          <w:tcPr>
            <w:tcW w:w="2262" w:type="dxa"/>
            <w:tcBorders>
              <w:top w:val="single" w:sz="4" w:space="0" w:color="FFFFFF"/>
              <w:right w:val="single" w:sz="4" w:space="0" w:color="FFFFFF"/>
            </w:tcBorders>
            <w:shd w:val="clear" w:color="auto" w:fill="234060"/>
          </w:tcPr>
          <w:p w14:paraId="7700FAE2"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BA59C12" w14:textId="216ACDC8" w:rsidR="008E6347" w:rsidRPr="00F85FAF" w:rsidRDefault="008E6347" w:rsidP="003968A4">
            <w:pPr>
              <w:pStyle w:val="TableParagraph"/>
              <w:spacing w:before="4" w:line="270" w:lineRule="atLeast"/>
              <w:ind w:left="100"/>
            </w:pPr>
            <w:r w:rsidRPr="00F85FAF">
              <w:t>Questa classe permette al cliente di vedere uno storico dei suoi ordini e preventivi.</w:t>
            </w:r>
          </w:p>
        </w:tc>
      </w:tr>
      <w:tr w:rsidR="008E6347" w14:paraId="313834D8" w14:textId="77777777" w:rsidTr="003968A4">
        <w:trPr>
          <w:trHeight w:val="334"/>
        </w:trPr>
        <w:tc>
          <w:tcPr>
            <w:tcW w:w="2262" w:type="dxa"/>
            <w:tcBorders>
              <w:bottom w:val="single" w:sz="4" w:space="0" w:color="FFFFFF"/>
              <w:right w:val="single" w:sz="4" w:space="0" w:color="FFFFFF"/>
            </w:tcBorders>
            <w:shd w:val="clear" w:color="auto" w:fill="234060"/>
          </w:tcPr>
          <w:p w14:paraId="0006C196"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F41FFBD" w14:textId="5E0F8C5F"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1E3D5024" w14:textId="55DB5B0C" w:rsidR="008E6347" w:rsidRPr="00F85FAF" w:rsidRDefault="000E4FC1" w:rsidP="003968A4">
            <w:pPr>
              <w:pStyle w:val="TableParagraph"/>
            </w:pPr>
            <w:r w:rsidRPr="00F85FAF">
              <w:t xml:space="preserve"> </w:t>
            </w:r>
            <w:r w:rsidR="008E6347" w:rsidRPr="00F85FAF">
              <w:t>Il cliente deve essere loggato come tale.</w:t>
            </w:r>
          </w:p>
        </w:tc>
      </w:tr>
      <w:tr w:rsidR="008E6347" w14:paraId="43F19FBA"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545019AF"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7C1172DE" w14:textId="30F97E11"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1FF638E6" w14:textId="608B2A1C" w:rsidR="008E6347" w:rsidRPr="00F85FAF" w:rsidRDefault="000E4FC1" w:rsidP="003968A4">
            <w:pPr>
              <w:pStyle w:val="TableParagraph"/>
            </w:pPr>
            <w:r w:rsidRPr="00F85FAF">
              <w:t xml:space="preserve"> </w:t>
            </w:r>
            <w:r w:rsidR="008E6347" w:rsidRPr="00F85FAF">
              <w:t>Il sistema mostra al cliente la lista degli ordini e dei preventivi.</w:t>
            </w:r>
          </w:p>
        </w:tc>
      </w:tr>
      <w:tr w:rsidR="008E6347" w14:paraId="2707086B" w14:textId="77777777" w:rsidTr="003968A4">
        <w:trPr>
          <w:trHeight w:val="340"/>
        </w:trPr>
        <w:tc>
          <w:tcPr>
            <w:tcW w:w="2262" w:type="dxa"/>
            <w:tcBorders>
              <w:top w:val="single" w:sz="4" w:space="0" w:color="FFFFFF"/>
              <w:right w:val="single" w:sz="4" w:space="0" w:color="FFFFFF"/>
            </w:tcBorders>
            <w:shd w:val="clear" w:color="auto" w:fill="234060"/>
          </w:tcPr>
          <w:p w14:paraId="27898A0C" w14:textId="77777777" w:rsidR="008E6347" w:rsidRPr="00F85FAF" w:rsidRDefault="008E6347"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281C247" w14:textId="77777777" w:rsidR="008E6347" w:rsidRPr="00F85FAF" w:rsidRDefault="008E6347" w:rsidP="003968A4">
            <w:pPr>
              <w:pStyle w:val="TableParagraph"/>
              <w:rPr>
                <w:rFonts w:ascii="Times New Roman"/>
                <w:b/>
                <w:bCs/>
              </w:rPr>
            </w:pPr>
          </w:p>
        </w:tc>
      </w:tr>
    </w:tbl>
    <w:p w14:paraId="676D1835" w14:textId="7777777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2CAACF33" w14:textId="77777777" w:rsidTr="003968A4">
        <w:trPr>
          <w:trHeight w:val="441"/>
        </w:trPr>
        <w:tc>
          <w:tcPr>
            <w:tcW w:w="2262" w:type="dxa"/>
            <w:tcBorders>
              <w:bottom w:val="single" w:sz="4" w:space="0" w:color="FFFFFF"/>
            </w:tcBorders>
            <w:shd w:val="clear" w:color="auto" w:fill="234060"/>
          </w:tcPr>
          <w:p w14:paraId="3D834C12"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710A2142" w14:textId="7EBE66A5" w:rsidR="008E6347" w:rsidRPr="00F85FAF" w:rsidRDefault="008E6347" w:rsidP="003968A4">
            <w:pPr>
              <w:pStyle w:val="TableParagraph"/>
              <w:spacing w:before="3"/>
              <w:ind w:left="2526" w:right="2527"/>
              <w:jc w:val="center"/>
              <w:rPr>
                <w:b/>
                <w:bCs/>
                <w:sz w:val="24"/>
              </w:rPr>
            </w:pPr>
            <w:proofErr w:type="spellStart"/>
            <w:r w:rsidRPr="00F85FAF">
              <w:rPr>
                <w:b/>
                <w:bCs/>
                <w:color w:val="FFFFFF"/>
                <w:sz w:val="24"/>
              </w:rPr>
              <w:t>addCar</w:t>
            </w:r>
            <w:proofErr w:type="spellEnd"/>
          </w:p>
        </w:tc>
      </w:tr>
      <w:tr w:rsidR="008E6347" w14:paraId="4D14CABA" w14:textId="77777777" w:rsidTr="003968A4">
        <w:trPr>
          <w:trHeight w:val="542"/>
        </w:trPr>
        <w:tc>
          <w:tcPr>
            <w:tcW w:w="2262" w:type="dxa"/>
            <w:tcBorders>
              <w:top w:val="single" w:sz="4" w:space="0" w:color="FFFFFF"/>
              <w:right w:val="single" w:sz="4" w:space="0" w:color="FFFFFF"/>
            </w:tcBorders>
            <w:shd w:val="clear" w:color="auto" w:fill="234060"/>
          </w:tcPr>
          <w:p w14:paraId="2FDB927F"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158FEA1B" w14:textId="429F1021" w:rsidR="008E6347" w:rsidRPr="00F85FAF" w:rsidRDefault="008E6347" w:rsidP="003968A4">
            <w:pPr>
              <w:pStyle w:val="TableParagraph"/>
              <w:spacing w:before="4" w:line="270" w:lineRule="atLeast"/>
              <w:ind w:left="100"/>
            </w:pPr>
            <w:r w:rsidRPr="00F85FAF">
              <w:t>Questa classe permette all’amministratore di aggiungere un’auto al database.</w:t>
            </w:r>
          </w:p>
        </w:tc>
      </w:tr>
      <w:tr w:rsidR="008E6347" w14:paraId="69508393" w14:textId="77777777" w:rsidTr="003968A4">
        <w:trPr>
          <w:trHeight w:val="334"/>
        </w:trPr>
        <w:tc>
          <w:tcPr>
            <w:tcW w:w="2262" w:type="dxa"/>
            <w:tcBorders>
              <w:bottom w:val="single" w:sz="4" w:space="0" w:color="FFFFFF"/>
              <w:right w:val="single" w:sz="4" w:space="0" w:color="FFFFFF"/>
            </w:tcBorders>
            <w:shd w:val="clear" w:color="auto" w:fill="234060"/>
          </w:tcPr>
          <w:p w14:paraId="31B20EE6"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EB5FD34" w14:textId="7FF49659"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16F2526B" w14:textId="5B40C442" w:rsidR="008E6347" w:rsidRPr="00F85FAF" w:rsidRDefault="008E6347" w:rsidP="003968A4">
            <w:pPr>
              <w:pStyle w:val="TableParagraph"/>
            </w:pPr>
            <w:r w:rsidRPr="00F85FAF">
              <w:t xml:space="preserve"> L’amministratore deve essere loggato come tale.</w:t>
            </w:r>
          </w:p>
        </w:tc>
      </w:tr>
      <w:tr w:rsidR="008E6347" w14:paraId="3B08CBD6"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50D47ACA"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5149B16A" w14:textId="01F88D23"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02776FCD" w14:textId="6538DB80" w:rsidR="008E6347" w:rsidRPr="00F85FAF" w:rsidRDefault="008E6347" w:rsidP="003968A4">
            <w:pPr>
              <w:pStyle w:val="TableParagraph"/>
            </w:pPr>
            <w:r w:rsidRPr="00F85FAF">
              <w:rPr>
                <w:rFonts w:ascii="Times New Roman"/>
              </w:rPr>
              <w:t xml:space="preserve"> </w:t>
            </w:r>
            <w:r w:rsidRPr="00F85FAF">
              <w:t>Il sistema aggiunge una nuova auto al database.</w:t>
            </w:r>
          </w:p>
        </w:tc>
      </w:tr>
      <w:tr w:rsidR="008E6347" w14:paraId="53882985" w14:textId="77777777" w:rsidTr="003968A4">
        <w:trPr>
          <w:trHeight w:val="340"/>
        </w:trPr>
        <w:tc>
          <w:tcPr>
            <w:tcW w:w="2262" w:type="dxa"/>
            <w:tcBorders>
              <w:top w:val="single" w:sz="4" w:space="0" w:color="FFFFFF"/>
              <w:right w:val="single" w:sz="4" w:space="0" w:color="FFFFFF"/>
            </w:tcBorders>
            <w:shd w:val="clear" w:color="auto" w:fill="234060"/>
          </w:tcPr>
          <w:p w14:paraId="5B80ABB5" w14:textId="77777777" w:rsidR="008E6347" w:rsidRPr="00F85FAF" w:rsidRDefault="008E6347"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72481CDC" w14:textId="77777777" w:rsidR="008E6347" w:rsidRPr="00F85FAF" w:rsidRDefault="008E6347" w:rsidP="003968A4">
            <w:pPr>
              <w:pStyle w:val="TableParagraph"/>
              <w:rPr>
                <w:rFonts w:ascii="Times New Roman"/>
                <w:b/>
                <w:bCs/>
              </w:rPr>
            </w:pPr>
          </w:p>
        </w:tc>
      </w:tr>
    </w:tbl>
    <w:p w14:paraId="2AE87C89" w14:textId="7777777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6131EDA9" w14:textId="77777777" w:rsidTr="003968A4">
        <w:trPr>
          <w:trHeight w:val="441"/>
        </w:trPr>
        <w:tc>
          <w:tcPr>
            <w:tcW w:w="2262" w:type="dxa"/>
            <w:tcBorders>
              <w:bottom w:val="single" w:sz="4" w:space="0" w:color="FFFFFF"/>
            </w:tcBorders>
            <w:shd w:val="clear" w:color="auto" w:fill="234060"/>
          </w:tcPr>
          <w:p w14:paraId="33FE5987"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3FBD6E01" w14:textId="111C729F" w:rsidR="008E6347" w:rsidRPr="00F85FAF" w:rsidRDefault="008E6347" w:rsidP="003968A4">
            <w:pPr>
              <w:pStyle w:val="TableParagraph"/>
              <w:spacing w:before="3"/>
              <w:ind w:left="2526" w:right="2527"/>
              <w:jc w:val="center"/>
              <w:rPr>
                <w:b/>
                <w:bCs/>
                <w:sz w:val="24"/>
              </w:rPr>
            </w:pPr>
            <w:proofErr w:type="spellStart"/>
            <w:r w:rsidRPr="00F85FAF">
              <w:rPr>
                <w:b/>
                <w:bCs/>
                <w:color w:val="FFFFFF"/>
                <w:sz w:val="24"/>
              </w:rPr>
              <w:t>addAdvisor</w:t>
            </w:r>
            <w:proofErr w:type="spellEnd"/>
          </w:p>
        </w:tc>
      </w:tr>
      <w:tr w:rsidR="008E6347" w14:paraId="295FF381" w14:textId="77777777" w:rsidTr="003968A4">
        <w:trPr>
          <w:trHeight w:val="542"/>
        </w:trPr>
        <w:tc>
          <w:tcPr>
            <w:tcW w:w="2262" w:type="dxa"/>
            <w:tcBorders>
              <w:top w:val="single" w:sz="4" w:space="0" w:color="FFFFFF"/>
              <w:right w:val="single" w:sz="4" w:space="0" w:color="FFFFFF"/>
            </w:tcBorders>
            <w:shd w:val="clear" w:color="auto" w:fill="234060"/>
          </w:tcPr>
          <w:p w14:paraId="5377494E"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2244182B" w14:textId="36319C63" w:rsidR="008E6347" w:rsidRPr="00F85FAF" w:rsidRDefault="008E6347" w:rsidP="003968A4">
            <w:pPr>
              <w:pStyle w:val="TableParagraph"/>
              <w:spacing w:before="4" w:line="270" w:lineRule="atLeast"/>
              <w:ind w:left="100"/>
            </w:pPr>
            <w:r w:rsidRPr="00F85FAF">
              <w:t>Questa classe permette all’amministratore di aggiungere un consulente.</w:t>
            </w:r>
          </w:p>
        </w:tc>
      </w:tr>
      <w:tr w:rsidR="008E6347" w14:paraId="4B84C1B7" w14:textId="77777777" w:rsidTr="003968A4">
        <w:trPr>
          <w:trHeight w:val="334"/>
        </w:trPr>
        <w:tc>
          <w:tcPr>
            <w:tcW w:w="2262" w:type="dxa"/>
            <w:tcBorders>
              <w:bottom w:val="single" w:sz="4" w:space="0" w:color="FFFFFF"/>
              <w:right w:val="single" w:sz="4" w:space="0" w:color="FFFFFF"/>
            </w:tcBorders>
            <w:shd w:val="clear" w:color="auto" w:fill="234060"/>
          </w:tcPr>
          <w:p w14:paraId="610D5315"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A51A223" w14:textId="2ED42DCB"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573947CF" w14:textId="374B2EDD" w:rsidR="008E6347" w:rsidRPr="00F85FAF" w:rsidRDefault="008E6347" w:rsidP="003968A4">
            <w:pPr>
              <w:pStyle w:val="TableParagraph"/>
            </w:pPr>
            <w:r w:rsidRPr="00F85FAF">
              <w:t xml:space="preserve"> L’amministratore deve essere loggato come tale.</w:t>
            </w:r>
          </w:p>
        </w:tc>
      </w:tr>
      <w:tr w:rsidR="008E6347" w14:paraId="250D5DDF"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3F086A70"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5E0FEA08" w14:textId="5775B1C0"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40E8262D" w14:textId="1CED7E38" w:rsidR="008E6347" w:rsidRPr="00F85FAF" w:rsidRDefault="008E6347" w:rsidP="003968A4">
            <w:pPr>
              <w:pStyle w:val="TableParagraph"/>
            </w:pPr>
            <w:r w:rsidRPr="00F85FAF">
              <w:t>Il sistema aggiunge un nuovo consulente al database.</w:t>
            </w:r>
          </w:p>
        </w:tc>
      </w:tr>
      <w:tr w:rsidR="008E6347" w14:paraId="12BEF409" w14:textId="77777777" w:rsidTr="00EC4B2A">
        <w:trPr>
          <w:trHeight w:val="137"/>
        </w:trPr>
        <w:tc>
          <w:tcPr>
            <w:tcW w:w="2262" w:type="dxa"/>
            <w:tcBorders>
              <w:top w:val="single" w:sz="4" w:space="0" w:color="FFFFFF"/>
              <w:right w:val="single" w:sz="4" w:space="0" w:color="FFFFFF"/>
            </w:tcBorders>
            <w:shd w:val="clear" w:color="auto" w:fill="234060"/>
          </w:tcPr>
          <w:p w14:paraId="0CD6FF78" w14:textId="77777777" w:rsidR="008E6347" w:rsidRPr="00F85FAF" w:rsidRDefault="008E6347" w:rsidP="003968A4">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2F134EB3" w14:textId="77777777" w:rsidR="008E6347" w:rsidRPr="00F85FAF" w:rsidRDefault="008E6347" w:rsidP="003968A4">
            <w:pPr>
              <w:pStyle w:val="TableParagraph"/>
              <w:rPr>
                <w:rFonts w:ascii="Times New Roman"/>
                <w:b/>
                <w:bCs/>
              </w:rPr>
            </w:pPr>
          </w:p>
        </w:tc>
      </w:tr>
    </w:tbl>
    <w:p w14:paraId="4117790B" w14:textId="77777777" w:rsidR="008E6347" w:rsidRDefault="008E6347">
      <w:pPr>
        <w:rPr>
          <w:rFonts w:ascii="Times New Roman"/>
        </w:rPr>
      </w:pPr>
    </w:p>
    <w:tbl>
      <w:tblPr>
        <w:tblStyle w:val="TableNormal"/>
        <w:tblpPr w:leftFromText="141" w:rightFromText="141" w:vertAnchor="text" w:horzAnchor="margin" w:tblpXSpec="center" w:tblpY="242"/>
        <w:tblW w:w="0" w:type="auto"/>
        <w:tblLayout w:type="fixed"/>
        <w:tblLook w:val="01E0" w:firstRow="1" w:lastRow="1" w:firstColumn="1" w:lastColumn="1" w:noHBand="0" w:noVBand="0"/>
      </w:tblPr>
      <w:tblGrid>
        <w:gridCol w:w="2262"/>
        <w:gridCol w:w="7361"/>
      </w:tblGrid>
      <w:tr w:rsidR="008E6347" w14:paraId="1EAACF11" w14:textId="77777777" w:rsidTr="003968A4">
        <w:trPr>
          <w:trHeight w:val="441"/>
        </w:trPr>
        <w:tc>
          <w:tcPr>
            <w:tcW w:w="2262" w:type="dxa"/>
            <w:tcBorders>
              <w:bottom w:val="single" w:sz="4" w:space="0" w:color="FFFFFF"/>
            </w:tcBorders>
            <w:shd w:val="clear" w:color="auto" w:fill="234060"/>
          </w:tcPr>
          <w:p w14:paraId="3C8B6DDE" w14:textId="77777777" w:rsidR="008E6347" w:rsidRPr="00F85FAF" w:rsidRDefault="008E6347" w:rsidP="003968A4">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4C02B371" w14:textId="02E5C85D" w:rsidR="008E6347" w:rsidRPr="00F85FAF" w:rsidRDefault="008E6347" w:rsidP="003968A4">
            <w:pPr>
              <w:pStyle w:val="TableParagraph"/>
              <w:spacing w:before="3"/>
              <w:ind w:left="2526" w:right="2527"/>
              <w:jc w:val="center"/>
              <w:rPr>
                <w:b/>
                <w:bCs/>
                <w:sz w:val="24"/>
              </w:rPr>
            </w:pPr>
            <w:proofErr w:type="spellStart"/>
            <w:r w:rsidRPr="00F85FAF">
              <w:rPr>
                <w:b/>
                <w:bCs/>
                <w:color w:val="FFFFFF"/>
                <w:sz w:val="24"/>
              </w:rPr>
              <w:t>updateCar</w:t>
            </w:r>
            <w:proofErr w:type="spellEnd"/>
          </w:p>
        </w:tc>
      </w:tr>
      <w:tr w:rsidR="008E6347" w14:paraId="4691F8D3" w14:textId="77777777" w:rsidTr="00AC5581">
        <w:trPr>
          <w:trHeight w:val="254"/>
        </w:trPr>
        <w:tc>
          <w:tcPr>
            <w:tcW w:w="2262" w:type="dxa"/>
            <w:tcBorders>
              <w:top w:val="single" w:sz="4" w:space="0" w:color="FFFFFF"/>
              <w:right w:val="single" w:sz="4" w:space="0" w:color="FFFFFF"/>
            </w:tcBorders>
            <w:shd w:val="clear" w:color="auto" w:fill="234060"/>
          </w:tcPr>
          <w:p w14:paraId="19D690ED" w14:textId="77777777" w:rsidR="008E6347" w:rsidRPr="00F85FAF" w:rsidRDefault="008E6347" w:rsidP="003968A4">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57828E17" w14:textId="79A163AB" w:rsidR="008E6347" w:rsidRPr="00F85FAF" w:rsidRDefault="008E6347" w:rsidP="003968A4">
            <w:pPr>
              <w:pStyle w:val="TableParagraph"/>
              <w:spacing w:before="4" w:line="270" w:lineRule="atLeast"/>
              <w:ind w:left="100"/>
            </w:pPr>
            <w:r w:rsidRPr="00F85FAF">
              <w:t>Questa classe permette all’amministratore di modificare un’auto.</w:t>
            </w:r>
          </w:p>
        </w:tc>
      </w:tr>
      <w:tr w:rsidR="008E6347" w14:paraId="5AFA53D0" w14:textId="77777777" w:rsidTr="003968A4">
        <w:trPr>
          <w:trHeight w:val="334"/>
        </w:trPr>
        <w:tc>
          <w:tcPr>
            <w:tcW w:w="2262" w:type="dxa"/>
            <w:tcBorders>
              <w:bottom w:val="single" w:sz="4" w:space="0" w:color="FFFFFF"/>
              <w:right w:val="single" w:sz="4" w:space="0" w:color="FFFFFF"/>
            </w:tcBorders>
            <w:shd w:val="clear" w:color="auto" w:fill="234060"/>
          </w:tcPr>
          <w:p w14:paraId="690382C7" w14:textId="77777777" w:rsidR="008E6347" w:rsidRPr="00F85FAF" w:rsidRDefault="008E6347" w:rsidP="003968A4">
            <w:pPr>
              <w:pStyle w:val="TableParagraph"/>
              <w:spacing w:before="1"/>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35C528E" w14:textId="0DE32F24"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r w:rsidR="008E6347" w:rsidRPr="00F85FAF">
              <w:t xml:space="preserve"> </w:t>
            </w:r>
          </w:p>
          <w:p w14:paraId="46BCFB1D" w14:textId="5F942901" w:rsidR="008E6347" w:rsidRPr="00F85FAF" w:rsidRDefault="000E4FC1" w:rsidP="003968A4">
            <w:pPr>
              <w:pStyle w:val="TableParagraph"/>
            </w:pPr>
            <w:r w:rsidRPr="00F85FAF">
              <w:t xml:space="preserve"> </w:t>
            </w:r>
            <w:r w:rsidR="008E6347" w:rsidRPr="00F85FAF">
              <w:t>L’amministratore deve essere loggato come tale.</w:t>
            </w:r>
          </w:p>
        </w:tc>
      </w:tr>
      <w:tr w:rsidR="008E6347" w14:paraId="264F6DC7" w14:textId="77777777" w:rsidTr="003968A4">
        <w:trPr>
          <w:trHeight w:val="340"/>
        </w:trPr>
        <w:tc>
          <w:tcPr>
            <w:tcW w:w="2262" w:type="dxa"/>
            <w:tcBorders>
              <w:top w:val="single" w:sz="4" w:space="0" w:color="FFFFFF"/>
              <w:bottom w:val="single" w:sz="4" w:space="0" w:color="FFFFFF"/>
              <w:right w:val="single" w:sz="4" w:space="0" w:color="FFFFFF"/>
            </w:tcBorders>
            <w:shd w:val="clear" w:color="auto" w:fill="234060"/>
          </w:tcPr>
          <w:p w14:paraId="506E28F4" w14:textId="77777777" w:rsidR="008E6347" w:rsidRPr="00F85FAF" w:rsidRDefault="008E6347" w:rsidP="003968A4">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65DA2786" w14:textId="7A258D7C" w:rsidR="000E4FC1" w:rsidRPr="00F85FAF" w:rsidRDefault="000E4FC1" w:rsidP="000E4FC1">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r w:rsidR="008E6347" w:rsidRPr="00F85FAF">
              <w:rPr>
                <w:rFonts w:ascii="Times New Roman"/>
              </w:rPr>
              <w:t xml:space="preserve"> </w:t>
            </w:r>
          </w:p>
          <w:p w14:paraId="2D26030A" w14:textId="0DB1C4F6" w:rsidR="008E6347" w:rsidRPr="00F85FAF" w:rsidRDefault="000E4FC1" w:rsidP="003968A4">
            <w:pPr>
              <w:pStyle w:val="TableParagraph"/>
            </w:pPr>
            <w:r w:rsidRPr="00F85FAF">
              <w:t xml:space="preserve"> </w:t>
            </w:r>
            <w:r w:rsidR="008E6347" w:rsidRPr="00F85FAF">
              <w:t>Il sistema modifica l’auto correttamente.</w:t>
            </w:r>
          </w:p>
        </w:tc>
      </w:tr>
      <w:tr w:rsidR="008E6347" w14:paraId="0E98AEAB" w14:textId="77777777" w:rsidTr="003968A4">
        <w:trPr>
          <w:trHeight w:val="340"/>
        </w:trPr>
        <w:tc>
          <w:tcPr>
            <w:tcW w:w="2262" w:type="dxa"/>
            <w:tcBorders>
              <w:top w:val="single" w:sz="4" w:space="0" w:color="FFFFFF"/>
              <w:right w:val="single" w:sz="4" w:space="0" w:color="FFFFFF"/>
            </w:tcBorders>
            <w:shd w:val="clear" w:color="auto" w:fill="234060"/>
          </w:tcPr>
          <w:p w14:paraId="50332849" w14:textId="77777777" w:rsidR="008E6347" w:rsidRPr="00F85FAF" w:rsidRDefault="008E6347" w:rsidP="003968A4">
            <w:pPr>
              <w:pStyle w:val="TableParagraph"/>
              <w:spacing w:before="3"/>
              <w:ind w:left="105"/>
              <w:rPr>
                <w:b/>
                <w:bCs/>
                <w:sz w:val="24"/>
              </w:rPr>
            </w:pPr>
            <w:r w:rsidRPr="00F85FAF">
              <w:rPr>
                <w:b/>
                <w:bCs/>
                <w:color w:val="FFFFFF"/>
                <w:sz w:val="24"/>
              </w:rPr>
              <w:lastRenderedPageBreak/>
              <w:t>Invariante:</w:t>
            </w:r>
          </w:p>
        </w:tc>
        <w:tc>
          <w:tcPr>
            <w:tcW w:w="7361" w:type="dxa"/>
            <w:tcBorders>
              <w:top w:val="single" w:sz="4" w:space="0" w:color="FFFFFF"/>
              <w:left w:val="single" w:sz="4" w:space="0" w:color="FFFFFF"/>
            </w:tcBorders>
            <w:shd w:val="clear" w:color="auto" w:fill="DBE4F0"/>
          </w:tcPr>
          <w:p w14:paraId="559D4CD0" w14:textId="77777777" w:rsidR="008E6347" w:rsidRDefault="008E6347" w:rsidP="003968A4">
            <w:pPr>
              <w:pStyle w:val="TableParagraph"/>
              <w:rPr>
                <w:rFonts w:ascii="Times New Roman"/>
              </w:rPr>
            </w:pPr>
          </w:p>
        </w:tc>
      </w:tr>
    </w:tbl>
    <w:tbl>
      <w:tblPr>
        <w:tblStyle w:val="TableNormal"/>
        <w:tblpPr w:leftFromText="141" w:rightFromText="141" w:vertAnchor="text" w:horzAnchor="margin" w:tblpXSpec="center" w:tblpY="1806"/>
        <w:tblW w:w="0" w:type="auto"/>
        <w:tblLayout w:type="fixed"/>
        <w:tblLook w:val="01E0" w:firstRow="1" w:lastRow="1" w:firstColumn="1" w:lastColumn="1" w:noHBand="0" w:noVBand="0"/>
      </w:tblPr>
      <w:tblGrid>
        <w:gridCol w:w="2262"/>
        <w:gridCol w:w="7361"/>
      </w:tblGrid>
      <w:tr w:rsidR="00EC4B2A" w14:paraId="3B43B1C1" w14:textId="77777777" w:rsidTr="00EC4B2A">
        <w:trPr>
          <w:trHeight w:val="441"/>
        </w:trPr>
        <w:tc>
          <w:tcPr>
            <w:tcW w:w="2262" w:type="dxa"/>
            <w:tcBorders>
              <w:bottom w:val="single" w:sz="4" w:space="0" w:color="FFFFFF"/>
            </w:tcBorders>
            <w:shd w:val="clear" w:color="auto" w:fill="234060"/>
          </w:tcPr>
          <w:p w14:paraId="6453071A" w14:textId="77777777" w:rsidR="00EC4B2A" w:rsidRPr="00F85FAF" w:rsidRDefault="00EC4B2A" w:rsidP="00EC4B2A">
            <w:pPr>
              <w:pStyle w:val="TableParagraph"/>
              <w:spacing w:before="80"/>
              <w:ind w:left="105"/>
              <w:rPr>
                <w:b/>
                <w:bCs/>
                <w:sz w:val="24"/>
              </w:rPr>
            </w:pPr>
            <w:r w:rsidRPr="00F85FAF">
              <w:rPr>
                <w:b/>
                <w:bCs/>
                <w:color w:val="FFFFFF"/>
                <w:sz w:val="24"/>
              </w:rPr>
              <w:t>Nome Classe:</w:t>
            </w:r>
          </w:p>
        </w:tc>
        <w:tc>
          <w:tcPr>
            <w:tcW w:w="7361" w:type="dxa"/>
            <w:tcBorders>
              <w:bottom w:val="single" w:sz="4" w:space="0" w:color="FFFFFF"/>
            </w:tcBorders>
            <w:shd w:val="clear" w:color="auto" w:fill="234060"/>
          </w:tcPr>
          <w:p w14:paraId="60446781" w14:textId="0C91001F" w:rsidR="00EC4B2A" w:rsidRPr="00F85FAF" w:rsidRDefault="00EC4B2A" w:rsidP="00EC4B2A">
            <w:pPr>
              <w:pStyle w:val="TableParagraph"/>
              <w:spacing w:before="3"/>
              <w:ind w:left="2526" w:right="2529"/>
              <w:jc w:val="center"/>
              <w:rPr>
                <w:b/>
                <w:bCs/>
                <w:sz w:val="24"/>
              </w:rPr>
            </w:pPr>
            <w:proofErr w:type="spellStart"/>
            <w:r w:rsidRPr="00F85FAF">
              <w:rPr>
                <w:b/>
                <w:bCs/>
                <w:color w:val="FFFFFF"/>
                <w:sz w:val="24"/>
              </w:rPr>
              <w:t>historyAdvisor</w:t>
            </w:r>
            <w:proofErr w:type="spellEnd"/>
          </w:p>
        </w:tc>
      </w:tr>
      <w:tr w:rsidR="00EC4B2A" w14:paraId="10A06D35" w14:textId="77777777" w:rsidTr="00EC4B2A">
        <w:trPr>
          <w:trHeight w:val="542"/>
        </w:trPr>
        <w:tc>
          <w:tcPr>
            <w:tcW w:w="2262" w:type="dxa"/>
            <w:tcBorders>
              <w:top w:val="single" w:sz="4" w:space="0" w:color="FFFFFF"/>
              <w:right w:val="single" w:sz="4" w:space="0" w:color="FFFFFF"/>
            </w:tcBorders>
            <w:shd w:val="clear" w:color="auto" w:fill="234060"/>
          </w:tcPr>
          <w:p w14:paraId="2F07168D"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3DF8E61B" w14:textId="2774245D" w:rsidR="00EC4B2A" w:rsidRPr="00F85FAF" w:rsidRDefault="00EC4B2A" w:rsidP="00EC4B2A">
            <w:pPr>
              <w:pStyle w:val="TableParagraph"/>
              <w:spacing w:before="4" w:line="270" w:lineRule="atLeast"/>
              <w:ind w:left="100" w:right="11"/>
            </w:pPr>
            <w:r w:rsidRPr="00F85FAF">
              <w:t>Questa classe permette al consulente di visualizzare la lista di ordini e preventivi da lui presi in carico, nonché la lista di preventivi non presi in carico ancora da nessun consulente.</w:t>
            </w:r>
          </w:p>
        </w:tc>
      </w:tr>
      <w:tr w:rsidR="00EC4B2A" w14:paraId="5F95095B" w14:textId="77777777" w:rsidTr="00EC4B2A">
        <w:trPr>
          <w:trHeight w:val="804"/>
        </w:trPr>
        <w:tc>
          <w:tcPr>
            <w:tcW w:w="2262" w:type="dxa"/>
            <w:tcBorders>
              <w:right w:val="single" w:sz="4" w:space="0" w:color="FFFFFF"/>
            </w:tcBorders>
            <w:shd w:val="clear" w:color="auto" w:fill="234060"/>
          </w:tcPr>
          <w:p w14:paraId="758A4418" w14:textId="77777777" w:rsidR="00EC4B2A" w:rsidRPr="00F85FAF" w:rsidRDefault="00EC4B2A" w:rsidP="00EC4B2A">
            <w:pPr>
              <w:pStyle w:val="TableParagraph"/>
              <w:spacing w:before="237"/>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5463559D" w14:textId="77777777" w:rsidR="00EC4B2A" w:rsidRPr="00F85FAF" w:rsidRDefault="00EC4B2A" w:rsidP="00EC4B2A">
            <w:pPr>
              <w:pStyle w:val="TableParagraph"/>
              <w:spacing w:before="2"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01D83C7C" w14:textId="7F893D5B" w:rsidR="00EC4B2A" w:rsidRPr="00F85FAF" w:rsidRDefault="00EC4B2A" w:rsidP="00EC4B2A">
            <w:pPr>
              <w:pStyle w:val="TableParagraph"/>
              <w:spacing w:before="7" w:line="268" w:lineRule="exact"/>
              <w:ind w:left="100"/>
            </w:pPr>
            <w:r w:rsidRPr="00F85FAF">
              <w:t>il consulente deve essere autenticato come tale.</w:t>
            </w:r>
          </w:p>
        </w:tc>
      </w:tr>
      <w:tr w:rsidR="00EC4B2A" w14:paraId="6AE27C6B" w14:textId="77777777" w:rsidTr="00EC4B2A">
        <w:trPr>
          <w:trHeight w:val="532"/>
        </w:trPr>
        <w:tc>
          <w:tcPr>
            <w:tcW w:w="2262" w:type="dxa"/>
            <w:tcBorders>
              <w:right w:val="single" w:sz="4" w:space="0" w:color="FFFFFF"/>
            </w:tcBorders>
            <w:shd w:val="clear" w:color="auto" w:fill="234060"/>
          </w:tcPr>
          <w:p w14:paraId="7394DD9F" w14:textId="77777777" w:rsidR="00EC4B2A" w:rsidRPr="00F85FAF" w:rsidRDefault="00EC4B2A" w:rsidP="00EC4B2A">
            <w:pPr>
              <w:pStyle w:val="TableParagraph"/>
              <w:spacing w:before="94"/>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31070D61" w14:textId="77777777" w:rsidR="00EC4B2A" w:rsidRPr="00F85FAF" w:rsidRDefault="00EC4B2A" w:rsidP="00EC4B2A">
            <w:pPr>
              <w:pStyle w:val="TableParagraph"/>
              <w:spacing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76991C60" w14:textId="59926B92" w:rsidR="00EC4B2A" w:rsidRPr="00F85FAF" w:rsidRDefault="00EC4B2A" w:rsidP="00EC4B2A">
            <w:pPr>
              <w:pStyle w:val="TableParagraph"/>
              <w:spacing w:line="244" w:lineRule="exact"/>
              <w:ind w:left="100"/>
            </w:pPr>
            <w:r w:rsidRPr="00F85FAF">
              <w:t>la pagina mostra la lista di ordini e preventivi.</w:t>
            </w:r>
          </w:p>
        </w:tc>
      </w:tr>
      <w:tr w:rsidR="00EC4B2A" w14:paraId="71335827" w14:textId="77777777" w:rsidTr="00EC4B2A">
        <w:trPr>
          <w:trHeight w:val="335"/>
        </w:trPr>
        <w:tc>
          <w:tcPr>
            <w:tcW w:w="2262" w:type="dxa"/>
            <w:tcBorders>
              <w:right w:val="single" w:sz="4" w:space="0" w:color="FFFFFF"/>
            </w:tcBorders>
            <w:shd w:val="clear" w:color="auto" w:fill="234060"/>
          </w:tcPr>
          <w:p w14:paraId="0DCC044B" w14:textId="77777777" w:rsidR="00EC4B2A" w:rsidRPr="00F85FAF" w:rsidRDefault="00EC4B2A" w:rsidP="00EC4B2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66CD689E" w14:textId="77777777" w:rsidR="00EC4B2A" w:rsidRPr="00F85FAF" w:rsidRDefault="00EC4B2A" w:rsidP="00EC4B2A">
            <w:pPr>
              <w:pStyle w:val="TableParagraph"/>
              <w:rPr>
                <w:rFonts w:ascii="Times New Roman"/>
              </w:rPr>
            </w:pPr>
          </w:p>
        </w:tc>
      </w:tr>
      <w:tr w:rsidR="00EC4B2A" w14:paraId="55D897CA" w14:textId="77777777" w:rsidTr="00EC4B2A">
        <w:trPr>
          <w:trHeight w:val="475"/>
        </w:trPr>
        <w:tc>
          <w:tcPr>
            <w:tcW w:w="2262" w:type="dxa"/>
            <w:tcBorders>
              <w:right w:val="single" w:sz="4" w:space="0" w:color="FFFFFF"/>
            </w:tcBorders>
          </w:tcPr>
          <w:p w14:paraId="59C9B971" w14:textId="77777777" w:rsidR="00EC4B2A" w:rsidRDefault="00EC4B2A" w:rsidP="00EC4B2A">
            <w:pPr>
              <w:pStyle w:val="TableParagraph"/>
              <w:rPr>
                <w:rFonts w:ascii="Times New Roman"/>
              </w:rPr>
            </w:pPr>
          </w:p>
        </w:tc>
        <w:tc>
          <w:tcPr>
            <w:tcW w:w="7361" w:type="dxa"/>
            <w:tcBorders>
              <w:left w:val="single" w:sz="4" w:space="0" w:color="FFFFFF"/>
            </w:tcBorders>
          </w:tcPr>
          <w:p w14:paraId="2ADC05D5" w14:textId="77777777" w:rsidR="00EC4B2A" w:rsidRDefault="00EC4B2A" w:rsidP="00EC4B2A">
            <w:pPr>
              <w:pStyle w:val="TableParagraph"/>
              <w:rPr>
                <w:rFonts w:ascii="Times New Roman"/>
              </w:rPr>
            </w:pPr>
          </w:p>
        </w:tc>
      </w:tr>
      <w:tr w:rsidR="00EC4B2A" w14:paraId="6E2E7F19" w14:textId="77777777" w:rsidTr="00EC4B2A">
        <w:trPr>
          <w:trHeight w:val="441"/>
        </w:trPr>
        <w:tc>
          <w:tcPr>
            <w:tcW w:w="2262" w:type="dxa"/>
            <w:tcBorders>
              <w:bottom w:val="single" w:sz="4" w:space="0" w:color="FFFFFF"/>
              <w:right w:val="single" w:sz="4" w:space="0" w:color="FFFFFF"/>
            </w:tcBorders>
            <w:shd w:val="clear" w:color="auto" w:fill="234060"/>
          </w:tcPr>
          <w:p w14:paraId="7144114C" w14:textId="77777777" w:rsidR="00EC4B2A" w:rsidRPr="00F85FAF" w:rsidRDefault="00EC4B2A" w:rsidP="00EC4B2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5B58868C" w14:textId="59A6002C" w:rsidR="00EC4B2A" w:rsidRPr="00F85FAF" w:rsidRDefault="00EC4B2A" w:rsidP="00EC4B2A">
            <w:pPr>
              <w:pStyle w:val="TableParagraph"/>
              <w:spacing w:before="3"/>
              <w:ind w:left="2400" w:right="2409"/>
              <w:jc w:val="center"/>
              <w:rPr>
                <w:b/>
                <w:bCs/>
                <w:sz w:val="24"/>
              </w:rPr>
            </w:pPr>
            <w:r w:rsidRPr="00F85FAF">
              <w:rPr>
                <w:b/>
                <w:bCs/>
                <w:color w:val="FFFFFF"/>
                <w:sz w:val="24"/>
              </w:rPr>
              <w:t>clients</w:t>
            </w:r>
          </w:p>
        </w:tc>
      </w:tr>
      <w:tr w:rsidR="00EC4B2A" w14:paraId="5271571B" w14:textId="77777777" w:rsidTr="00EC4B2A">
        <w:trPr>
          <w:trHeight w:val="537"/>
        </w:trPr>
        <w:tc>
          <w:tcPr>
            <w:tcW w:w="2262" w:type="dxa"/>
            <w:tcBorders>
              <w:top w:val="single" w:sz="4" w:space="0" w:color="FFFFFF"/>
              <w:right w:val="single" w:sz="4" w:space="0" w:color="FFFFFF"/>
            </w:tcBorders>
            <w:shd w:val="clear" w:color="auto" w:fill="234060"/>
          </w:tcPr>
          <w:p w14:paraId="08CEE4E9"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043077D2" w14:textId="0BA33D7D" w:rsidR="00EC4B2A" w:rsidRPr="00F85FAF" w:rsidRDefault="00EC4B2A" w:rsidP="00EC4B2A">
            <w:pPr>
              <w:pStyle w:val="TableParagraph"/>
              <w:spacing w:before="9" w:line="270" w:lineRule="exact"/>
              <w:ind w:left="100" w:right="11"/>
            </w:pPr>
            <w:r w:rsidRPr="00F85FAF">
              <w:t>Questa classe permette al consulente di visualizzare un elenco dei clienti.</w:t>
            </w:r>
          </w:p>
        </w:tc>
      </w:tr>
      <w:tr w:rsidR="00EC4B2A" w14:paraId="40723C98" w14:textId="77777777" w:rsidTr="00EC4B2A">
        <w:trPr>
          <w:trHeight w:val="799"/>
        </w:trPr>
        <w:tc>
          <w:tcPr>
            <w:tcW w:w="2262" w:type="dxa"/>
            <w:tcBorders>
              <w:right w:val="single" w:sz="4" w:space="0" w:color="FFFFFF"/>
            </w:tcBorders>
            <w:shd w:val="clear" w:color="auto" w:fill="234060"/>
          </w:tcPr>
          <w:p w14:paraId="612779E7" w14:textId="77777777" w:rsidR="00EC4B2A" w:rsidRPr="00F85FAF" w:rsidRDefault="00EC4B2A" w:rsidP="00EC4B2A">
            <w:pPr>
              <w:pStyle w:val="TableParagraph"/>
              <w:spacing w:before="227"/>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427C7D9E" w14:textId="77777777" w:rsidR="00EC4B2A" w:rsidRPr="00F85FAF" w:rsidRDefault="00EC4B2A" w:rsidP="00EC4B2A">
            <w:pPr>
              <w:pStyle w:val="TableParagraph"/>
              <w:spacing w:line="262"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3CEBE30D" w14:textId="295D68C6" w:rsidR="00EC4B2A" w:rsidRPr="00F85FAF" w:rsidRDefault="00EC4B2A" w:rsidP="00EC4B2A">
            <w:pPr>
              <w:pStyle w:val="TableParagraph"/>
              <w:spacing w:before="1" w:line="274" w:lineRule="exact"/>
              <w:ind w:left="100" w:right="579"/>
            </w:pPr>
            <w:r w:rsidRPr="00F85FAF">
              <w:t>Il consulente dev’essere autenticato come tale.</w:t>
            </w:r>
          </w:p>
        </w:tc>
      </w:tr>
      <w:tr w:rsidR="00EC4B2A" w14:paraId="085E2A06" w14:textId="77777777" w:rsidTr="00EC4B2A">
        <w:trPr>
          <w:trHeight w:val="525"/>
        </w:trPr>
        <w:tc>
          <w:tcPr>
            <w:tcW w:w="2262" w:type="dxa"/>
            <w:tcBorders>
              <w:right w:val="single" w:sz="4" w:space="0" w:color="FFFFFF"/>
            </w:tcBorders>
            <w:shd w:val="clear" w:color="auto" w:fill="234060"/>
          </w:tcPr>
          <w:p w14:paraId="798B6902" w14:textId="77777777" w:rsidR="00EC4B2A" w:rsidRPr="00F85FAF" w:rsidRDefault="00EC4B2A" w:rsidP="00EC4B2A">
            <w:pPr>
              <w:pStyle w:val="TableParagraph"/>
              <w:spacing w:before="92"/>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7448711A" w14:textId="77777777" w:rsidR="00EC4B2A" w:rsidRPr="00F85FAF" w:rsidRDefault="00EC4B2A" w:rsidP="00EC4B2A">
            <w:pPr>
              <w:pStyle w:val="TableParagraph"/>
              <w:spacing w:line="262"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1A27EA8F" w14:textId="78B61CB0" w:rsidR="00EC4B2A" w:rsidRPr="00F85FAF" w:rsidRDefault="00EC4B2A" w:rsidP="00EC4B2A">
            <w:pPr>
              <w:pStyle w:val="TableParagraph"/>
              <w:spacing w:line="244" w:lineRule="exact"/>
              <w:ind w:left="100"/>
            </w:pPr>
            <w:r w:rsidRPr="00F85FAF">
              <w:t>la pagina mostra la lista dei clienti.</w:t>
            </w:r>
          </w:p>
        </w:tc>
      </w:tr>
      <w:tr w:rsidR="00EC4B2A" w14:paraId="7CC3A692" w14:textId="77777777" w:rsidTr="00EC4B2A">
        <w:trPr>
          <w:trHeight w:val="341"/>
        </w:trPr>
        <w:tc>
          <w:tcPr>
            <w:tcW w:w="2262" w:type="dxa"/>
            <w:tcBorders>
              <w:right w:val="single" w:sz="4" w:space="0" w:color="FFFFFF"/>
            </w:tcBorders>
            <w:shd w:val="clear" w:color="auto" w:fill="234060"/>
          </w:tcPr>
          <w:p w14:paraId="1F7ED2E4" w14:textId="77777777" w:rsidR="00EC4B2A" w:rsidRPr="00F85FAF" w:rsidRDefault="00EC4B2A" w:rsidP="00EC4B2A">
            <w:pPr>
              <w:pStyle w:val="TableParagraph"/>
              <w:spacing w:before="3"/>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5F6D3CD5" w14:textId="77777777" w:rsidR="00EC4B2A" w:rsidRPr="00F85FAF" w:rsidRDefault="00EC4B2A" w:rsidP="00EC4B2A">
            <w:pPr>
              <w:pStyle w:val="TableParagraph"/>
              <w:rPr>
                <w:rFonts w:ascii="Times New Roman"/>
              </w:rPr>
            </w:pPr>
          </w:p>
        </w:tc>
      </w:tr>
      <w:tr w:rsidR="00EC4B2A" w14:paraId="0C92FB6E" w14:textId="77777777" w:rsidTr="00EC4B2A">
        <w:trPr>
          <w:trHeight w:val="470"/>
        </w:trPr>
        <w:tc>
          <w:tcPr>
            <w:tcW w:w="2262" w:type="dxa"/>
            <w:tcBorders>
              <w:right w:val="single" w:sz="4" w:space="0" w:color="FFFFFF"/>
            </w:tcBorders>
          </w:tcPr>
          <w:p w14:paraId="78DA1E28" w14:textId="77777777" w:rsidR="00EC4B2A" w:rsidRDefault="00EC4B2A" w:rsidP="00EC4B2A">
            <w:pPr>
              <w:pStyle w:val="TableParagraph"/>
              <w:rPr>
                <w:rFonts w:ascii="Times New Roman"/>
              </w:rPr>
            </w:pPr>
          </w:p>
        </w:tc>
        <w:tc>
          <w:tcPr>
            <w:tcW w:w="7361" w:type="dxa"/>
            <w:tcBorders>
              <w:left w:val="single" w:sz="4" w:space="0" w:color="FFFFFF"/>
            </w:tcBorders>
          </w:tcPr>
          <w:p w14:paraId="62C3CCC1" w14:textId="77777777" w:rsidR="00EC4B2A" w:rsidRDefault="00EC4B2A" w:rsidP="00EC4B2A">
            <w:pPr>
              <w:pStyle w:val="TableParagraph"/>
              <w:rPr>
                <w:rFonts w:ascii="Times New Roman"/>
              </w:rPr>
            </w:pPr>
          </w:p>
        </w:tc>
      </w:tr>
      <w:tr w:rsidR="00EC4B2A" w14:paraId="6308CA61" w14:textId="77777777" w:rsidTr="00EC4B2A">
        <w:trPr>
          <w:trHeight w:val="441"/>
        </w:trPr>
        <w:tc>
          <w:tcPr>
            <w:tcW w:w="2262" w:type="dxa"/>
            <w:tcBorders>
              <w:bottom w:val="single" w:sz="4" w:space="0" w:color="FFFFFF"/>
              <w:right w:val="single" w:sz="4" w:space="0" w:color="FFFFFF"/>
            </w:tcBorders>
            <w:shd w:val="clear" w:color="auto" w:fill="234060"/>
          </w:tcPr>
          <w:p w14:paraId="7DC47357" w14:textId="77777777" w:rsidR="00EC4B2A" w:rsidRPr="00F85FAF" w:rsidRDefault="00EC4B2A" w:rsidP="00EC4B2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7489BC46" w14:textId="60D74553" w:rsidR="00EC4B2A" w:rsidRPr="00F85FAF" w:rsidRDefault="00EC4B2A" w:rsidP="00EC4B2A">
            <w:pPr>
              <w:pStyle w:val="TableParagraph"/>
              <w:spacing w:before="3"/>
              <w:ind w:left="2401" w:right="2405"/>
              <w:jc w:val="center"/>
              <w:rPr>
                <w:b/>
                <w:bCs/>
                <w:sz w:val="24"/>
              </w:rPr>
            </w:pPr>
            <w:proofErr w:type="spellStart"/>
            <w:r w:rsidRPr="00F85FAF">
              <w:rPr>
                <w:b/>
                <w:bCs/>
                <w:color w:val="FFFFFF"/>
                <w:sz w:val="24"/>
              </w:rPr>
              <w:t>estimateStipulation</w:t>
            </w:r>
            <w:proofErr w:type="spellEnd"/>
          </w:p>
        </w:tc>
      </w:tr>
      <w:tr w:rsidR="00EC4B2A" w14:paraId="7AA747AE" w14:textId="77777777" w:rsidTr="00EC4B2A">
        <w:trPr>
          <w:trHeight w:val="537"/>
        </w:trPr>
        <w:tc>
          <w:tcPr>
            <w:tcW w:w="2262" w:type="dxa"/>
            <w:tcBorders>
              <w:top w:val="single" w:sz="4" w:space="0" w:color="FFFFFF"/>
              <w:right w:val="single" w:sz="4" w:space="0" w:color="FFFFFF"/>
            </w:tcBorders>
            <w:shd w:val="clear" w:color="auto" w:fill="234060"/>
          </w:tcPr>
          <w:p w14:paraId="6348DC4E"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D3879D8" w14:textId="2A5B6492" w:rsidR="00EC4B2A" w:rsidRPr="00F85FAF" w:rsidRDefault="00EC4B2A" w:rsidP="00EC4B2A">
            <w:pPr>
              <w:pStyle w:val="TableParagraph"/>
              <w:spacing w:before="11" w:line="268" w:lineRule="exact"/>
              <w:ind w:left="100"/>
            </w:pPr>
            <w:r w:rsidRPr="00F85FAF">
              <w:t>Questa classe permette al consulente di stipulare un preventivo.</w:t>
            </w:r>
          </w:p>
        </w:tc>
      </w:tr>
      <w:tr w:rsidR="00EC4B2A" w14:paraId="4E28D10B" w14:textId="77777777" w:rsidTr="00EC4B2A">
        <w:trPr>
          <w:trHeight w:val="801"/>
        </w:trPr>
        <w:tc>
          <w:tcPr>
            <w:tcW w:w="2262" w:type="dxa"/>
            <w:tcBorders>
              <w:right w:val="single" w:sz="4" w:space="0" w:color="FFFFFF"/>
            </w:tcBorders>
            <w:shd w:val="clear" w:color="auto" w:fill="234060"/>
          </w:tcPr>
          <w:p w14:paraId="7E75D3EB" w14:textId="77777777" w:rsidR="00EC4B2A" w:rsidRPr="00F85FAF" w:rsidRDefault="00EC4B2A" w:rsidP="00EC4B2A">
            <w:pPr>
              <w:pStyle w:val="TableParagraph"/>
              <w:spacing w:before="234"/>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094FEC5D" w14:textId="77777777" w:rsidR="00EC4B2A" w:rsidRPr="00F85FAF" w:rsidRDefault="00EC4B2A" w:rsidP="00EC4B2A">
            <w:pPr>
              <w:pStyle w:val="TableParagraph"/>
              <w:spacing w:line="269"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5A2B675A" w14:textId="3588CDC4" w:rsidR="00EC4B2A" w:rsidRPr="00F85FAF" w:rsidRDefault="00EC4B2A" w:rsidP="00EC4B2A">
            <w:pPr>
              <w:pStyle w:val="TableParagraph"/>
              <w:spacing w:before="6" w:line="268" w:lineRule="exact"/>
              <w:ind w:left="100"/>
            </w:pPr>
            <w:r w:rsidRPr="00F85FAF">
              <w:t xml:space="preserve">il consulente dev’essere autenticato come tale AND </w:t>
            </w:r>
            <w:r w:rsidR="00C3146F" w:rsidRPr="00F85FAF">
              <w:t>nel sistema dev’essere presente un preventivo ancora non preso in carico.</w:t>
            </w:r>
          </w:p>
        </w:tc>
      </w:tr>
      <w:tr w:rsidR="00EC4B2A" w14:paraId="7F2693ED" w14:textId="77777777" w:rsidTr="00EC4B2A">
        <w:trPr>
          <w:trHeight w:val="801"/>
        </w:trPr>
        <w:tc>
          <w:tcPr>
            <w:tcW w:w="2262" w:type="dxa"/>
            <w:tcBorders>
              <w:right w:val="single" w:sz="4" w:space="0" w:color="FFFFFF"/>
            </w:tcBorders>
            <w:shd w:val="clear" w:color="auto" w:fill="234060"/>
          </w:tcPr>
          <w:p w14:paraId="0EE87BAD" w14:textId="77777777" w:rsidR="00EC4B2A" w:rsidRPr="00F85FAF" w:rsidRDefault="00EC4B2A" w:rsidP="00EC4B2A">
            <w:pPr>
              <w:pStyle w:val="TableParagraph"/>
              <w:spacing w:before="229"/>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07DD45D0" w14:textId="77777777" w:rsidR="00EC4B2A" w:rsidRPr="00F85FAF" w:rsidRDefault="00EC4B2A" w:rsidP="00EC4B2A">
            <w:pPr>
              <w:pStyle w:val="TableParagraph"/>
              <w:spacing w:line="264"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4ECBE53F" w14:textId="59EC948A" w:rsidR="00EC4B2A" w:rsidRPr="00F85FAF" w:rsidRDefault="00EC4B2A" w:rsidP="00EC4B2A">
            <w:pPr>
              <w:pStyle w:val="TableParagraph"/>
              <w:spacing w:before="1" w:line="274" w:lineRule="exact"/>
              <w:ind w:left="100" w:right="563"/>
            </w:pPr>
            <w:r w:rsidRPr="00F85FAF">
              <w:t xml:space="preserve">la pagina mostra il </w:t>
            </w:r>
            <w:proofErr w:type="spellStart"/>
            <w:r w:rsidRPr="00F85FAF">
              <w:t>form</w:t>
            </w:r>
            <w:proofErr w:type="spellEnd"/>
            <w:r w:rsidRPr="00F85FAF">
              <w:t xml:space="preserve"> che permette di stipulare un preventivo.</w:t>
            </w:r>
          </w:p>
        </w:tc>
      </w:tr>
      <w:tr w:rsidR="00EC4B2A" w14:paraId="3E310799" w14:textId="77777777" w:rsidTr="00EC4B2A">
        <w:trPr>
          <w:trHeight w:val="324"/>
        </w:trPr>
        <w:tc>
          <w:tcPr>
            <w:tcW w:w="2262" w:type="dxa"/>
            <w:tcBorders>
              <w:right w:val="single" w:sz="4" w:space="0" w:color="FFFFFF"/>
            </w:tcBorders>
            <w:shd w:val="clear" w:color="auto" w:fill="234060"/>
          </w:tcPr>
          <w:p w14:paraId="0605D679" w14:textId="77777777" w:rsidR="00EC4B2A" w:rsidRPr="00F85FAF" w:rsidRDefault="00EC4B2A" w:rsidP="00EC4B2A">
            <w:pPr>
              <w:pStyle w:val="TableParagraph"/>
              <w:spacing w:line="286" w:lineRule="exact"/>
              <w:ind w:left="105"/>
              <w:rPr>
                <w:b/>
                <w:bCs/>
                <w:sz w:val="24"/>
              </w:rPr>
            </w:pPr>
            <w:r w:rsidRPr="00F85FAF">
              <w:rPr>
                <w:b/>
                <w:bCs/>
                <w:color w:val="FFFFFF"/>
                <w:sz w:val="24"/>
              </w:rPr>
              <w:t>Invariante:</w:t>
            </w:r>
          </w:p>
        </w:tc>
        <w:tc>
          <w:tcPr>
            <w:tcW w:w="7361" w:type="dxa"/>
            <w:tcBorders>
              <w:top w:val="single" w:sz="4" w:space="0" w:color="FFFFFF"/>
              <w:left w:val="single" w:sz="4" w:space="0" w:color="FFFFFF"/>
            </w:tcBorders>
            <w:shd w:val="clear" w:color="auto" w:fill="DBE4F0"/>
          </w:tcPr>
          <w:p w14:paraId="29019EAC" w14:textId="77777777" w:rsidR="00EC4B2A" w:rsidRPr="00F85FAF" w:rsidRDefault="00EC4B2A" w:rsidP="00EC4B2A">
            <w:pPr>
              <w:pStyle w:val="TableParagraph"/>
              <w:rPr>
                <w:rFonts w:ascii="Times New Roman"/>
              </w:rPr>
            </w:pPr>
          </w:p>
        </w:tc>
      </w:tr>
      <w:tr w:rsidR="00EC4B2A" w14:paraId="2C8D86D2" w14:textId="77777777" w:rsidTr="00EC4B2A">
        <w:trPr>
          <w:trHeight w:val="475"/>
        </w:trPr>
        <w:tc>
          <w:tcPr>
            <w:tcW w:w="2262" w:type="dxa"/>
            <w:tcBorders>
              <w:right w:val="single" w:sz="4" w:space="0" w:color="FFFFFF"/>
            </w:tcBorders>
          </w:tcPr>
          <w:p w14:paraId="79FD4D9F" w14:textId="77777777" w:rsidR="00EC4B2A" w:rsidRDefault="00EC4B2A" w:rsidP="00EC4B2A">
            <w:pPr>
              <w:pStyle w:val="TableParagraph"/>
              <w:rPr>
                <w:rFonts w:ascii="Times New Roman"/>
              </w:rPr>
            </w:pPr>
          </w:p>
        </w:tc>
        <w:tc>
          <w:tcPr>
            <w:tcW w:w="7361" w:type="dxa"/>
            <w:tcBorders>
              <w:left w:val="single" w:sz="4" w:space="0" w:color="FFFFFF"/>
            </w:tcBorders>
          </w:tcPr>
          <w:p w14:paraId="0597D330" w14:textId="77777777" w:rsidR="00EC4B2A" w:rsidRDefault="00EC4B2A" w:rsidP="00EC4B2A">
            <w:pPr>
              <w:pStyle w:val="TableParagraph"/>
              <w:rPr>
                <w:rFonts w:ascii="Times New Roman"/>
              </w:rPr>
            </w:pPr>
          </w:p>
        </w:tc>
      </w:tr>
      <w:tr w:rsidR="00EC4B2A" w14:paraId="33D87962" w14:textId="77777777" w:rsidTr="00EC4B2A">
        <w:trPr>
          <w:trHeight w:val="441"/>
        </w:trPr>
        <w:tc>
          <w:tcPr>
            <w:tcW w:w="2262" w:type="dxa"/>
            <w:tcBorders>
              <w:bottom w:val="single" w:sz="4" w:space="0" w:color="FFFFFF"/>
              <w:right w:val="single" w:sz="4" w:space="0" w:color="FFFFFF"/>
            </w:tcBorders>
            <w:shd w:val="clear" w:color="auto" w:fill="234060"/>
          </w:tcPr>
          <w:p w14:paraId="4C79EA79" w14:textId="77777777" w:rsidR="00EC4B2A" w:rsidRPr="00F85FAF" w:rsidRDefault="00EC4B2A" w:rsidP="00EC4B2A">
            <w:pPr>
              <w:pStyle w:val="TableParagraph"/>
              <w:spacing w:before="75"/>
              <w:ind w:left="105"/>
              <w:rPr>
                <w:b/>
                <w:bCs/>
                <w:sz w:val="24"/>
              </w:rPr>
            </w:pPr>
            <w:r w:rsidRPr="00F85FAF">
              <w:rPr>
                <w:b/>
                <w:bCs/>
                <w:color w:val="FFFFFF"/>
                <w:sz w:val="24"/>
              </w:rPr>
              <w:t>Nome Classe:</w:t>
            </w:r>
          </w:p>
        </w:tc>
        <w:tc>
          <w:tcPr>
            <w:tcW w:w="7361" w:type="dxa"/>
            <w:tcBorders>
              <w:left w:val="single" w:sz="4" w:space="0" w:color="FFFFFF"/>
              <w:bottom w:val="single" w:sz="4" w:space="0" w:color="FFFFFF"/>
            </w:tcBorders>
            <w:shd w:val="clear" w:color="auto" w:fill="234060"/>
          </w:tcPr>
          <w:p w14:paraId="7C250908" w14:textId="51BE4021" w:rsidR="00EC4B2A" w:rsidRPr="00F85FAF" w:rsidRDefault="00C3146F" w:rsidP="00EC4B2A">
            <w:pPr>
              <w:pStyle w:val="TableParagraph"/>
              <w:spacing w:before="3"/>
              <w:ind w:left="2400" w:right="2409"/>
              <w:jc w:val="center"/>
              <w:rPr>
                <w:b/>
                <w:bCs/>
                <w:sz w:val="24"/>
              </w:rPr>
            </w:pPr>
            <w:proofErr w:type="spellStart"/>
            <w:r w:rsidRPr="00F85FAF">
              <w:rPr>
                <w:b/>
                <w:bCs/>
                <w:color w:val="FFFFFF"/>
                <w:sz w:val="24"/>
              </w:rPr>
              <w:t>estimateManagementAdvisor</w:t>
            </w:r>
            <w:proofErr w:type="spellEnd"/>
          </w:p>
        </w:tc>
      </w:tr>
      <w:tr w:rsidR="00EC4B2A" w14:paraId="7E62C797" w14:textId="77777777" w:rsidTr="00EC4B2A">
        <w:trPr>
          <w:trHeight w:val="537"/>
        </w:trPr>
        <w:tc>
          <w:tcPr>
            <w:tcW w:w="2262" w:type="dxa"/>
            <w:tcBorders>
              <w:top w:val="single" w:sz="4" w:space="0" w:color="FFFFFF"/>
              <w:right w:val="single" w:sz="4" w:space="0" w:color="FFFFFF"/>
            </w:tcBorders>
            <w:shd w:val="clear" w:color="auto" w:fill="234060"/>
          </w:tcPr>
          <w:p w14:paraId="12B579A6" w14:textId="77777777" w:rsidR="00EC4B2A" w:rsidRPr="00F85FAF" w:rsidRDefault="00EC4B2A" w:rsidP="00EC4B2A">
            <w:pPr>
              <w:pStyle w:val="TableParagraph"/>
              <w:spacing w:before="104"/>
              <w:ind w:left="105"/>
              <w:rPr>
                <w:b/>
                <w:bCs/>
                <w:sz w:val="24"/>
              </w:rPr>
            </w:pPr>
            <w:r w:rsidRPr="00F85FAF">
              <w:rPr>
                <w:b/>
                <w:bCs/>
                <w:color w:val="FFFFFF"/>
                <w:sz w:val="24"/>
              </w:rPr>
              <w:t>Descrizione:</w:t>
            </w:r>
          </w:p>
        </w:tc>
        <w:tc>
          <w:tcPr>
            <w:tcW w:w="7361" w:type="dxa"/>
            <w:tcBorders>
              <w:top w:val="single" w:sz="4" w:space="0" w:color="FFFFFF"/>
              <w:left w:val="single" w:sz="4" w:space="0" w:color="FFFFFF"/>
              <w:bottom w:val="single" w:sz="4" w:space="0" w:color="FFFFFF"/>
            </w:tcBorders>
            <w:shd w:val="clear" w:color="auto" w:fill="B8CCE3"/>
          </w:tcPr>
          <w:p w14:paraId="70BA8ECE" w14:textId="1E08B5B7" w:rsidR="00C3146F" w:rsidRPr="00F85FAF" w:rsidRDefault="00EC4B2A" w:rsidP="00C3146F">
            <w:pPr>
              <w:pStyle w:val="TableParagraph"/>
              <w:spacing w:before="9" w:line="270" w:lineRule="exact"/>
              <w:ind w:left="100"/>
            </w:pPr>
            <w:r w:rsidRPr="00F85FAF">
              <w:t xml:space="preserve">Questa classe </w:t>
            </w:r>
            <w:r w:rsidR="00C3146F" w:rsidRPr="00F85FAF">
              <w:t>permette ad un consulente di visualizzare un preventivo</w:t>
            </w:r>
            <w:r w:rsidR="00C91B86" w:rsidRPr="00F85FAF">
              <w:t>.</w:t>
            </w:r>
          </w:p>
          <w:p w14:paraId="57088F00" w14:textId="6C022679" w:rsidR="00EC4B2A" w:rsidRPr="00F85FAF" w:rsidRDefault="00EC4B2A" w:rsidP="00EC4B2A">
            <w:pPr>
              <w:pStyle w:val="TableParagraph"/>
              <w:spacing w:before="9" w:line="270" w:lineRule="exact"/>
              <w:ind w:left="100"/>
            </w:pPr>
          </w:p>
        </w:tc>
      </w:tr>
      <w:tr w:rsidR="00EC4B2A" w14:paraId="007A459C" w14:textId="77777777" w:rsidTr="00EC4B2A">
        <w:trPr>
          <w:trHeight w:val="329"/>
        </w:trPr>
        <w:tc>
          <w:tcPr>
            <w:tcW w:w="2262" w:type="dxa"/>
            <w:tcBorders>
              <w:bottom w:val="single" w:sz="4" w:space="0" w:color="FFFFFF"/>
              <w:right w:val="single" w:sz="4" w:space="0" w:color="FFFFFF"/>
            </w:tcBorders>
            <w:shd w:val="clear" w:color="auto" w:fill="234060"/>
          </w:tcPr>
          <w:p w14:paraId="2E8FEED5" w14:textId="77777777" w:rsidR="00EC4B2A" w:rsidRPr="00F85FAF" w:rsidRDefault="00EC4B2A" w:rsidP="00EC4B2A">
            <w:pPr>
              <w:pStyle w:val="TableParagraph"/>
              <w:spacing w:line="286" w:lineRule="exact"/>
              <w:ind w:left="105"/>
              <w:rPr>
                <w:b/>
                <w:bCs/>
                <w:sz w:val="24"/>
              </w:rPr>
            </w:pPr>
            <w:r w:rsidRPr="00F85FAF">
              <w:rPr>
                <w:b/>
                <w:bCs/>
                <w:color w:val="FFFFFF"/>
                <w:sz w:val="24"/>
              </w:rPr>
              <w:t>Pre-condizione:</w:t>
            </w:r>
          </w:p>
        </w:tc>
        <w:tc>
          <w:tcPr>
            <w:tcW w:w="7361" w:type="dxa"/>
            <w:tcBorders>
              <w:top w:val="single" w:sz="4" w:space="0" w:color="FFFFFF"/>
              <w:left w:val="single" w:sz="4" w:space="0" w:color="FFFFFF"/>
              <w:bottom w:val="single" w:sz="4" w:space="0" w:color="FFFFFF"/>
            </w:tcBorders>
            <w:shd w:val="clear" w:color="auto" w:fill="DBE4F0"/>
          </w:tcPr>
          <w:p w14:paraId="1CFF13A6" w14:textId="4D2A38B8" w:rsidR="00C3146F" w:rsidRPr="00F85FAF" w:rsidRDefault="00C3146F" w:rsidP="00C3146F">
            <w:pPr>
              <w:pStyle w:val="TableParagraph"/>
              <w:spacing w:line="269" w:lineRule="exact"/>
            </w:pPr>
            <w:r w:rsidRPr="00F85FAF">
              <w:t xml:space="preserve"> </w:t>
            </w: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62CA2856" w14:textId="5599D0E4" w:rsidR="00EC4B2A" w:rsidRPr="00F85FAF" w:rsidRDefault="00C3146F" w:rsidP="00C3146F">
            <w:pPr>
              <w:pStyle w:val="TableParagraph"/>
              <w:rPr>
                <w:rFonts w:ascii="Times New Roman"/>
              </w:rPr>
            </w:pPr>
            <w:r w:rsidRPr="00F85FAF">
              <w:t xml:space="preserve"> il consulente dev’essere autenticato come tale.</w:t>
            </w:r>
          </w:p>
        </w:tc>
      </w:tr>
      <w:tr w:rsidR="00EC4B2A" w14:paraId="61EE39F8" w14:textId="77777777" w:rsidTr="00EC4B2A">
        <w:trPr>
          <w:trHeight w:val="335"/>
        </w:trPr>
        <w:tc>
          <w:tcPr>
            <w:tcW w:w="2262" w:type="dxa"/>
            <w:tcBorders>
              <w:top w:val="single" w:sz="4" w:space="0" w:color="FFFFFF"/>
              <w:bottom w:val="single" w:sz="4" w:space="0" w:color="FFFFFF"/>
              <w:right w:val="single" w:sz="4" w:space="0" w:color="FFFFFF"/>
            </w:tcBorders>
            <w:shd w:val="clear" w:color="auto" w:fill="234060"/>
          </w:tcPr>
          <w:p w14:paraId="6DCD2765" w14:textId="77777777" w:rsidR="00EC4B2A" w:rsidRPr="00F85FAF" w:rsidRDefault="00EC4B2A" w:rsidP="00EC4B2A">
            <w:pPr>
              <w:pStyle w:val="TableParagraph"/>
              <w:spacing w:before="3"/>
              <w:ind w:left="105"/>
              <w:rPr>
                <w:b/>
                <w:bCs/>
                <w:sz w:val="24"/>
              </w:rPr>
            </w:pPr>
            <w:r w:rsidRPr="00F85FAF">
              <w:rPr>
                <w:b/>
                <w:bCs/>
                <w:color w:val="FFFFFF"/>
                <w:sz w:val="24"/>
              </w:rPr>
              <w:t>Post-condizione:</w:t>
            </w:r>
          </w:p>
        </w:tc>
        <w:tc>
          <w:tcPr>
            <w:tcW w:w="7361" w:type="dxa"/>
            <w:tcBorders>
              <w:top w:val="single" w:sz="4" w:space="0" w:color="FFFFFF"/>
              <w:left w:val="single" w:sz="4" w:space="0" w:color="FFFFFF"/>
              <w:bottom w:val="single" w:sz="4" w:space="0" w:color="FFFFFF"/>
            </w:tcBorders>
            <w:shd w:val="clear" w:color="auto" w:fill="B8CCE3"/>
          </w:tcPr>
          <w:p w14:paraId="40B56B25" w14:textId="77777777" w:rsidR="00C3146F" w:rsidRPr="00F85FAF" w:rsidRDefault="00C3146F" w:rsidP="00C3146F">
            <w:pPr>
              <w:pStyle w:val="TableParagraph"/>
              <w:spacing w:line="264"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726D3098" w14:textId="0CF55EDD" w:rsidR="00EC4B2A" w:rsidRPr="00F85FAF" w:rsidRDefault="00C3146F" w:rsidP="00C3146F">
            <w:pPr>
              <w:pStyle w:val="TableParagraph"/>
              <w:rPr>
                <w:rFonts w:ascii="Times New Roman"/>
              </w:rPr>
            </w:pPr>
            <w:r w:rsidRPr="00F85FAF">
              <w:lastRenderedPageBreak/>
              <w:t xml:space="preserve">la pagina mostra </w:t>
            </w:r>
            <w:r w:rsidR="00C91B86" w:rsidRPr="00F85FAF">
              <w:t>i dettagli di un preventivo.</w:t>
            </w:r>
          </w:p>
        </w:tc>
      </w:tr>
      <w:tr w:rsidR="00EC4B2A" w14:paraId="778DC17E" w14:textId="77777777" w:rsidTr="00EC4B2A">
        <w:trPr>
          <w:trHeight w:val="340"/>
        </w:trPr>
        <w:tc>
          <w:tcPr>
            <w:tcW w:w="2262" w:type="dxa"/>
            <w:tcBorders>
              <w:top w:val="single" w:sz="4" w:space="0" w:color="FFFFFF"/>
              <w:right w:val="single" w:sz="4" w:space="0" w:color="FFFFFF"/>
            </w:tcBorders>
            <w:shd w:val="clear" w:color="auto" w:fill="234060"/>
          </w:tcPr>
          <w:p w14:paraId="0B32B796" w14:textId="77777777" w:rsidR="00EC4B2A" w:rsidRPr="00F85FAF" w:rsidRDefault="00EC4B2A" w:rsidP="00EC4B2A">
            <w:pPr>
              <w:pStyle w:val="TableParagraph"/>
              <w:spacing w:before="3"/>
              <w:ind w:left="105"/>
              <w:rPr>
                <w:b/>
                <w:bCs/>
                <w:sz w:val="24"/>
              </w:rPr>
            </w:pPr>
            <w:r w:rsidRPr="00F85FAF">
              <w:rPr>
                <w:b/>
                <w:bCs/>
                <w:color w:val="FFFFFF"/>
                <w:sz w:val="24"/>
              </w:rPr>
              <w:lastRenderedPageBreak/>
              <w:t>Invariante:</w:t>
            </w:r>
          </w:p>
        </w:tc>
        <w:tc>
          <w:tcPr>
            <w:tcW w:w="7361" w:type="dxa"/>
            <w:tcBorders>
              <w:top w:val="single" w:sz="4" w:space="0" w:color="FFFFFF"/>
              <w:left w:val="single" w:sz="4" w:space="0" w:color="FFFFFF"/>
            </w:tcBorders>
            <w:shd w:val="clear" w:color="auto" w:fill="DBE4F0"/>
          </w:tcPr>
          <w:p w14:paraId="33B9BCD3" w14:textId="77777777" w:rsidR="00EC4B2A" w:rsidRPr="00F85FAF" w:rsidRDefault="00EC4B2A" w:rsidP="00EC4B2A">
            <w:pPr>
              <w:pStyle w:val="TableParagraph"/>
              <w:rPr>
                <w:rFonts w:ascii="Times New Roman"/>
                <w:b/>
                <w:bCs/>
              </w:rPr>
            </w:pPr>
          </w:p>
        </w:tc>
      </w:tr>
    </w:tbl>
    <w:tbl>
      <w:tblPr>
        <w:tblStyle w:val="TableNormal"/>
        <w:tblpPr w:leftFromText="141" w:rightFromText="141" w:vertAnchor="text" w:horzAnchor="margin" w:tblpXSpec="right" w:tblpY="1192"/>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rsidRPr="00F85FAF" w14:paraId="17343748" w14:textId="77777777" w:rsidTr="00C91B86">
        <w:trPr>
          <w:trHeight w:val="441"/>
        </w:trPr>
        <w:tc>
          <w:tcPr>
            <w:tcW w:w="2262" w:type="dxa"/>
            <w:tcBorders>
              <w:top w:val="nil"/>
              <w:left w:val="nil"/>
              <w:right w:val="nil"/>
            </w:tcBorders>
            <w:shd w:val="clear" w:color="auto" w:fill="234060"/>
          </w:tcPr>
          <w:p w14:paraId="684313FD"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7062BE87" w14:textId="77777777" w:rsidR="00C91B86" w:rsidRPr="00F85FAF" w:rsidRDefault="00C91B86" w:rsidP="00C91B86">
            <w:pPr>
              <w:pStyle w:val="TableParagraph"/>
              <w:spacing w:before="3"/>
              <w:ind w:left="2526" w:right="2527"/>
              <w:jc w:val="center"/>
              <w:rPr>
                <w:b/>
                <w:bCs/>
                <w:sz w:val="24"/>
              </w:rPr>
            </w:pPr>
            <w:proofErr w:type="spellStart"/>
            <w:r w:rsidRPr="00F85FAF">
              <w:rPr>
                <w:b/>
                <w:bCs/>
                <w:color w:val="FFFFFF"/>
                <w:sz w:val="24"/>
              </w:rPr>
              <w:t>orderManagementAdvisor</w:t>
            </w:r>
            <w:proofErr w:type="spellEnd"/>
          </w:p>
        </w:tc>
      </w:tr>
      <w:tr w:rsidR="00C91B86" w:rsidRPr="00F85FAF" w14:paraId="7DFFE2A4" w14:textId="77777777" w:rsidTr="00C91B86">
        <w:trPr>
          <w:trHeight w:val="542"/>
        </w:trPr>
        <w:tc>
          <w:tcPr>
            <w:tcW w:w="2262" w:type="dxa"/>
            <w:tcBorders>
              <w:left w:val="nil"/>
              <w:bottom w:val="nil"/>
            </w:tcBorders>
            <w:shd w:val="clear" w:color="auto" w:fill="234060"/>
          </w:tcPr>
          <w:p w14:paraId="493990E9"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4079069F" w14:textId="456064D2" w:rsidR="00C91B86" w:rsidRPr="00F85FAF" w:rsidRDefault="00C91B86" w:rsidP="00C91B86">
            <w:pPr>
              <w:pStyle w:val="TableParagraph"/>
              <w:spacing w:before="4" w:line="270" w:lineRule="atLeast"/>
              <w:ind w:left="100"/>
            </w:pPr>
            <w:r w:rsidRPr="00F85FAF">
              <w:t>Questa classe permette ad un consulente di visualizzare un ordine.</w:t>
            </w:r>
          </w:p>
        </w:tc>
      </w:tr>
      <w:tr w:rsidR="00C91B86" w:rsidRPr="00F85FAF" w14:paraId="1DB048AC" w14:textId="77777777" w:rsidTr="00C91B86">
        <w:trPr>
          <w:trHeight w:val="334"/>
        </w:trPr>
        <w:tc>
          <w:tcPr>
            <w:tcW w:w="2262" w:type="dxa"/>
            <w:tcBorders>
              <w:top w:val="nil"/>
              <w:left w:val="nil"/>
            </w:tcBorders>
            <w:shd w:val="clear" w:color="auto" w:fill="234060"/>
          </w:tcPr>
          <w:p w14:paraId="5CA6A876"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561F881B" w14:textId="1D4DE15D" w:rsidR="00C91B86" w:rsidRPr="00F85FAF" w:rsidRDefault="00C91B86" w:rsidP="00C91B86">
            <w:pPr>
              <w:pStyle w:val="TableParagraph"/>
              <w:spacing w:line="269" w:lineRule="exact"/>
            </w:pPr>
            <w:r w:rsidRPr="00F85FAF">
              <w:rPr>
                <w:rFonts w:ascii="Times New Roman"/>
              </w:rPr>
              <w:t xml:space="preserve"> </w:t>
            </w: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00998C84" w14:textId="12B54602" w:rsidR="00C91B86" w:rsidRPr="00F85FAF" w:rsidRDefault="00C91B86" w:rsidP="00C91B86">
            <w:pPr>
              <w:pStyle w:val="TableParagraph"/>
              <w:rPr>
                <w:rFonts w:ascii="Times New Roman"/>
              </w:rPr>
            </w:pPr>
            <w:r w:rsidRPr="00F85FAF">
              <w:t xml:space="preserve"> il consulente dev’essere autenticato come tale.</w:t>
            </w:r>
          </w:p>
        </w:tc>
      </w:tr>
      <w:tr w:rsidR="00C91B86" w:rsidRPr="00F85FAF" w14:paraId="5E9664F3" w14:textId="77777777" w:rsidTr="00C91B86">
        <w:trPr>
          <w:trHeight w:val="340"/>
        </w:trPr>
        <w:tc>
          <w:tcPr>
            <w:tcW w:w="2262" w:type="dxa"/>
            <w:tcBorders>
              <w:left w:val="nil"/>
            </w:tcBorders>
            <w:shd w:val="clear" w:color="auto" w:fill="234060"/>
          </w:tcPr>
          <w:p w14:paraId="0EE0A21D"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5686DFDE" w14:textId="74BC17FB" w:rsidR="00C91B86" w:rsidRPr="00F85FAF" w:rsidRDefault="00C91B86" w:rsidP="00C91B86">
            <w:pPr>
              <w:pStyle w:val="TableParagraph"/>
              <w:spacing w:line="264"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5AB7F748" w14:textId="2F1A3793" w:rsidR="00C91B86" w:rsidRPr="00F85FAF" w:rsidRDefault="00C91B86" w:rsidP="00C91B86">
            <w:pPr>
              <w:pStyle w:val="TableParagraph"/>
              <w:rPr>
                <w:rFonts w:ascii="Times New Roman"/>
              </w:rPr>
            </w:pPr>
            <w:r w:rsidRPr="00F85FAF">
              <w:t xml:space="preserve"> la pagina mostra i dettagli di un ordine.</w:t>
            </w:r>
          </w:p>
        </w:tc>
      </w:tr>
      <w:tr w:rsidR="00C91B86" w:rsidRPr="00F85FAF" w14:paraId="66D76BA5" w14:textId="77777777" w:rsidTr="00C91B86">
        <w:trPr>
          <w:trHeight w:val="340"/>
        </w:trPr>
        <w:tc>
          <w:tcPr>
            <w:tcW w:w="2262" w:type="dxa"/>
            <w:tcBorders>
              <w:left w:val="nil"/>
              <w:bottom w:val="nil"/>
            </w:tcBorders>
            <w:shd w:val="clear" w:color="auto" w:fill="234060"/>
          </w:tcPr>
          <w:p w14:paraId="4AABB410"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3827B855" w14:textId="77777777" w:rsidR="00C91B86" w:rsidRPr="00F85FAF" w:rsidRDefault="00C91B86" w:rsidP="00C91B86">
            <w:pPr>
              <w:pStyle w:val="TableParagraph"/>
              <w:rPr>
                <w:rFonts w:ascii="Times New Roman"/>
                <w:b/>
                <w:bCs/>
              </w:rPr>
            </w:pPr>
          </w:p>
        </w:tc>
      </w:tr>
    </w:tbl>
    <w:p w14:paraId="2BB95DD4" w14:textId="01514CE2" w:rsidR="00C91B86" w:rsidRDefault="00C91B86">
      <w:pPr>
        <w:rPr>
          <w:rFonts w:ascii="Times New Roman"/>
        </w:rPr>
      </w:pPr>
    </w:p>
    <w:p w14:paraId="26FF3CCA" w14:textId="77777777" w:rsidR="00C91B86" w:rsidRDefault="00C91B86">
      <w:pPr>
        <w:rPr>
          <w:rFonts w:ascii="Times New Roman"/>
        </w:rPr>
      </w:pPr>
    </w:p>
    <w:tbl>
      <w:tblPr>
        <w:tblStyle w:val="TableNormal"/>
        <w:tblpPr w:leftFromText="141" w:rightFromText="141" w:vertAnchor="text" w:horzAnchor="margin" w:tblpXSpec="right" w:tblpY="688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14:paraId="794653DD" w14:textId="77777777" w:rsidTr="00C91B86">
        <w:trPr>
          <w:trHeight w:val="441"/>
        </w:trPr>
        <w:tc>
          <w:tcPr>
            <w:tcW w:w="2262" w:type="dxa"/>
            <w:tcBorders>
              <w:top w:val="nil"/>
              <w:left w:val="nil"/>
              <w:right w:val="nil"/>
            </w:tcBorders>
            <w:shd w:val="clear" w:color="auto" w:fill="234060"/>
          </w:tcPr>
          <w:p w14:paraId="1CBD8B6D"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2E9A8753" w14:textId="77777777" w:rsidR="00C91B86" w:rsidRPr="00F85FAF" w:rsidRDefault="00C91B86" w:rsidP="00C91B86">
            <w:pPr>
              <w:pStyle w:val="TableParagraph"/>
              <w:spacing w:before="3"/>
              <w:ind w:left="2526" w:right="2527"/>
              <w:jc w:val="center"/>
              <w:rPr>
                <w:b/>
                <w:bCs/>
                <w:sz w:val="24"/>
              </w:rPr>
            </w:pPr>
            <w:r w:rsidRPr="00F85FAF">
              <w:rPr>
                <w:b/>
                <w:bCs/>
                <w:color w:val="FFFFFF"/>
                <w:sz w:val="24"/>
              </w:rPr>
              <w:t>header</w:t>
            </w:r>
          </w:p>
        </w:tc>
      </w:tr>
      <w:tr w:rsidR="00C91B86" w14:paraId="6AD78163" w14:textId="77777777" w:rsidTr="00C91B86">
        <w:trPr>
          <w:trHeight w:val="542"/>
        </w:trPr>
        <w:tc>
          <w:tcPr>
            <w:tcW w:w="2262" w:type="dxa"/>
            <w:tcBorders>
              <w:left w:val="nil"/>
              <w:bottom w:val="nil"/>
            </w:tcBorders>
            <w:shd w:val="clear" w:color="auto" w:fill="234060"/>
          </w:tcPr>
          <w:p w14:paraId="1A0C47E3"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642E9A04" w14:textId="77777777" w:rsidR="00C91B86" w:rsidRPr="00F85FAF" w:rsidRDefault="00C91B86" w:rsidP="00C91B86">
            <w:pPr>
              <w:pStyle w:val="TableParagraph"/>
              <w:spacing w:before="4" w:line="270" w:lineRule="atLeast"/>
              <w:ind w:left="100"/>
            </w:pPr>
            <w:r w:rsidRPr="00F85FAF">
              <w:t>Questa classe viene inclusa da tutte le altre pagine JSP, e rappresenta l’intestazione della pagina. Essa contiene link per accedere alle altre pagine, riguardanti in particolar modo l’autenticazione (Login, Logout, Registrazione), azioni generali (accesso ai Contatti e alle FAQ) e azioni peculiari dell’utente, una volta che questi ha effettuato l’autenticazione.</w:t>
            </w:r>
          </w:p>
        </w:tc>
      </w:tr>
      <w:tr w:rsidR="00C91B86" w14:paraId="092229FA" w14:textId="77777777" w:rsidTr="00C91B86">
        <w:trPr>
          <w:trHeight w:val="334"/>
        </w:trPr>
        <w:tc>
          <w:tcPr>
            <w:tcW w:w="2262" w:type="dxa"/>
            <w:tcBorders>
              <w:top w:val="nil"/>
              <w:left w:val="nil"/>
            </w:tcBorders>
            <w:shd w:val="clear" w:color="auto" w:fill="234060"/>
          </w:tcPr>
          <w:p w14:paraId="688BAF6B"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51D590D5" w14:textId="77777777" w:rsidR="00C91B86" w:rsidRPr="00F85FAF" w:rsidRDefault="00C91B86" w:rsidP="00C91B86">
            <w:pPr>
              <w:pStyle w:val="TableParagraph"/>
              <w:rPr>
                <w:rFonts w:ascii="Times New Roman"/>
              </w:rPr>
            </w:pPr>
          </w:p>
        </w:tc>
      </w:tr>
      <w:tr w:rsidR="00C91B86" w14:paraId="53262E02" w14:textId="77777777" w:rsidTr="00C91B86">
        <w:trPr>
          <w:trHeight w:val="340"/>
        </w:trPr>
        <w:tc>
          <w:tcPr>
            <w:tcW w:w="2262" w:type="dxa"/>
            <w:tcBorders>
              <w:left w:val="nil"/>
            </w:tcBorders>
            <w:shd w:val="clear" w:color="auto" w:fill="234060"/>
          </w:tcPr>
          <w:p w14:paraId="7EB11330"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6A3A218E" w14:textId="77777777" w:rsidR="00C91B86" w:rsidRPr="00F85FAF" w:rsidRDefault="00C91B86" w:rsidP="00C91B86">
            <w:pPr>
              <w:pStyle w:val="TableParagraph"/>
              <w:rPr>
                <w:rFonts w:ascii="Times New Roman"/>
              </w:rPr>
            </w:pPr>
          </w:p>
        </w:tc>
      </w:tr>
      <w:tr w:rsidR="00C91B86" w14:paraId="1B8925FB" w14:textId="77777777" w:rsidTr="00C91B86">
        <w:trPr>
          <w:trHeight w:val="340"/>
        </w:trPr>
        <w:tc>
          <w:tcPr>
            <w:tcW w:w="2262" w:type="dxa"/>
            <w:tcBorders>
              <w:left w:val="nil"/>
              <w:bottom w:val="nil"/>
            </w:tcBorders>
            <w:shd w:val="clear" w:color="auto" w:fill="234060"/>
          </w:tcPr>
          <w:p w14:paraId="7ABFF25E"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30C1F2B7" w14:textId="77777777" w:rsidR="00C91B86" w:rsidRPr="00F85FAF" w:rsidRDefault="00C91B86" w:rsidP="00C91B86">
            <w:pPr>
              <w:pStyle w:val="TableParagraph"/>
              <w:rPr>
                <w:rFonts w:ascii="Times New Roman"/>
              </w:rPr>
            </w:pPr>
          </w:p>
        </w:tc>
      </w:tr>
    </w:tbl>
    <w:tbl>
      <w:tblPr>
        <w:tblStyle w:val="TableNormal"/>
        <w:tblpPr w:leftFromText="141" w:rightFromText="141" w:vertAnchor="text" w:horzAnchor="margin" w:tblpXSpec="right" w:tblpY="4559"/>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14:paraId="0F9BB3DF" w14:textId="77777777" w:rsidTr="00C91B86">
        <w:trPr>
          <w:trHeight w:val="441"/>
        </w:trPr>
        <w:tc>
          <w:tcPr>
            <w:tcW w:w="2262" w:type="dxa"/>
            <w:tcBorders>
              <w:top w:val="nil"/>
              <w:left w:val="nil"/>
              <w:right w:val="nil"/>
            </w:tcBorders>
            <w:shd w:val="clear" w:color="auto" w:fill="234060"/>
          </w:tcPr>
          <w:p w14:paraId="21175BB7"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182647C3" w14:textId="77777777" w:rsidR="00C91B86" w:rsidRPr="00F85FAF" w:rsidRDefault="00C91B86" w:rsidP="00C91B86">
            <w:pPr>
              <w:pStyle w:val="TableParagraph"/>
              <w:spacing w:before="3"/>
              <w:ind w:left="2526" w:right="2527"/>
              <w:jc w:val="center"/>
              <w:rPr>
                <w:b/>
                <w:bCs/>
                <w:sz w:val="24"/>
              </w:rPr>
            </w:pPr>
            <w:proofErr w:type="spellStart"/>
            <w:r w:rsidRPr="00F85FAF">
              <w:rPr>
                <w:b/>
                <w:bCs/>
                <w:color w:val="FFFFFF"/>
                <w:sz w:val="24"/>
              </w:rPr>
              <w:t>footer</w:t>
            </w:r>
            <w:proofErr w:type="spellEnd"/>
          </w:p>
        </w:tc>
      </w:tr>
      <w:tr w:rsidR="00C91B86" w14:paraId="177BAEDC" w14:textId="77777777" w:rsidTr="00C91B86">
        <w:trPr>
          <w:trHeight w:val="542"/>
        </w:trPr>
        <w:tc>
          <w:tcPr>
            <w:tcW w:w="2262" w:type="dxa"/>
            <w:tcBorders>
              <w:left w:val="nil"/>
              <w:bottom w:val="nil"/>
            </w:tcBorders>
            <w:shd w:val="clear" w:color="auto" w:fill="234060"/>
          </w:tcPr>
          <w:p w14:paraId="6350360B"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17364181" w14:textId="77777777" w:rsidR="00C91B86" w:rsidRPr="00F85FAF" w:rsidRDefault="00C91B86" w:rsidP="00C91B86">
            <w:pPr>
              <w:pStyle w:val="TableParagraph"/>
              <w:spacing w:before="4" w:line="270" w:lineRule="atLeast"/>
              <w:ind w:left="100"/>
            </w:pPr>
            <w:r w:rsidRPr="00F85FAF">
              <w:t>Questa classe viene inclusa da tutte le altre pagine JSP, e rappresenta il piè di pagina.</w:t>
            </w:r>
          </w:p>
        </w:tc>
      </w:tr>
      <w:tr w:rsidR="00C91B86" w14:paraId="6254380D" w14:textId="77777777" w:rsidTr="00C91B86">
        <w:trPr>
          <w:trHeight w:val="334"/>
        </w:trPr>
        <w:tc>
          <w:tcPr>
            <w:tcW w:w="2262" w:type="dxa"/>
            <w:tcBorders>
              <w:top w:val="nil"/>
              <w:left w:val="nil"/>
            </w:tcBorders>
            <w:shd w:val="clear" w:color="auto" w:fill="234060"/>
          </w:tcPr>
          <w:p w14:paraId="7EEFDBD9"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52D2214C" w14:textId="77777777" w:rsidR="00C91B86" w:rsidRPr="00F85FAF" w:rsidRDefault="00C91B86" w:rsidP="00C91B86">
            <w:pPr>
              <w:pStyle w:val="TableParagraph"/>
              <w:rPr>
                <w:rFonts w:ascii="Times New Roman"/>
              </w:rPr>
            </w:pPr>
          </w:p>
        </w:tc>
      </w:tr>
      <w:tr w:rsidR="00C91B86" w14:paraId="36BB315C" w14:textId="77777777" w:rsidTr="00C91B86">
        <w:trPr>
          <w:trHeight w:val="340"/>
        </w:trPr>
        <w:tc>
          <w:tcPr>
            <w:tcW w:w="2262" w:type="dxa"/>
            <w:tcBorders>
              <w:left w:val="nil"/>
            </w:tcBorders>
            <w:shd w:val="clear" w:color="auto" w:fill="234060"/>
          </w:tcPr>
          <w:p w14:paraId="53F72396"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4B1D1BAA" w14:textId="77777777" w:rsidR="00C91B86" w:rsidRPr="00F85FAF" w:rsidRDefault="00C91B86" w:rsidP="00C91B86">
            <w:pPr>
              <w:pStyle w:val="TableParagraph"/>
              <w:rPr>
                <w:rFonts w:ascii="Times New Roman"/>
              </w:rPr>
            </w:pPr>
          </w:p>
        </w:tc>
      </w:tr>
      <w:tr w:rsidR="00C91B86" w14:paraId="54B12888" w14:textId="77777777" w:rsidTr="00C91B86">
        <w:trPr>
          <w:trHeight w:val="340"/>
        </w:trPr>
        <w:tc>
          <w:tcPr>
            <w:tcW w:w="2262" w:type="dxa"/>
            <w:tcBorders>
              <w:left w:val="nil"/>
              <w:bottom w:val="nil"/>
            </w:tcBorders>
            <w:shd w:val="clear" w:color="auto" w:fill="234060"/>
          </w:tcPr>
          <w:p w14:paraId="46615FC7"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20A42877" w14:textId="77777777" w:rsidR="00C91B86" w:rsidRPr="00F85FAF" w:rsidRDefault="00C91B86" w:rsidP="00C91B86">
            <w:pPr>
              <w:pStyle w:val="TableParagraph"/>
              <w:rPr>
                <w:rFonts w:ascii="Times New Roman"/>
              </w:rPr>
            </w:pPr>
          </w:p>
        </w:tc>
      </w:tr>
    </w:tbl>
    <w:tbl>
      <w:tblPr>
        <w:tblStyle w:val="TableNormal"/>
        <w:tblpPr w:leftFromText="141" w:rightFromText="141" w:vertAnchor="text" w:horzAnchor="margin" w:tblpXSpec="right" w:tblpY="44"/>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62"/>
        <w:gridCol w:w="7361"/>
      </w:tblGrid>
      <w:tr w:rsidR="00C91B86" w14:paraId="59AD206C" w14:textId="77777777" w:rsidTr="00C91B86">
        <w:trPr>
          <w:trHeight w:val="441"/>
        </w:trPr>
        <w:tc>
          <w:tcPr>
            <w:tcW w:w="2262" w:type="dxa"/>
            <w:tcBorders>
              <w:top w:val="nil"/>
              <w:left w:val="nil"/>
              <w:right w:val="nil"/>
            </w:tcBorders>
            <w:shd w:val="clear" w:color="auto" w:fill="234060"/>
          </w:tcPr>
          <w:p w14:paraId="271A06B8" w14:textId="77777777" w:rsidR="00C91B86" w:rsidRPr="00F85FAF" w:rsidRDefault="00C91B86" w:rsidP="00C91B86">
            <w:pPr>
              <w:pStyle w:val="TableParagraph"/>
              <w:spacing w:before="80"/>
              <w:ind w:left="105"/>
              <w:rPr>
                <w:b/>
                <w:bCs/>
                <w:sz w:val="24"/>
              </w:rPr>
            </w:pPr>
            <w:r w:rsidRPr="00F85FAF">
              <w:rPr>
                <w:b/>
                <w:bCs/>
                <w:color w:val="FFFFFF"/>
                <w:sz w:val="24"/>
              </w:rPr>
              <w:t>Nome Classe:</w:t>
            </w:r>
          </w:p>
        </w:tc>
        <w:tc>
          <w:tcPr>
            <w:tcW w:w="7361" w:type="dxa"/>
            <w:tcBorders>
              <w:top w:val="nil"/>
              <w:left w:val="nil"/>
              <w:right w:val="nil"/>
            </w:tcBorders>
            <w:shd w:val="clear" w:color="auto" w:fill="234060"/>
          </w:tcPr>
          <w:p w14:paraId="2C80864E" w14:textId="2D97E9B0" w:rsidR="00C91B86" w:rsidRPr="00F85FAF" w:rsidRDefault="00C91B86" w:rsidP="00C91B86">
            <w:pPr>
              <w:pStyle w:val="TableParagraph"/>
              <w:spacing w:before="3"/>
              <w:ind w:left="2526" w:right="2527"/>
              <w:jc w:val="center"/>
              <w:rPr>
                <w:b/>
                <w:bCs/>
                <w:sz w:val="24"/>
              </w:rPr>
            </w:pPr>
            <w:proofErr w:type="spellStart"/>
            <w:r w:rsidRPr="00F85FAF">
              <w:rPr>
                <w:b/>
                <w:bCs/>
                <w:color w:val="FFFFFF"/>
                <w:sz w:val="24"/>
              </w:rPr>
              <w:t>orderValidation</w:t>
            </w:r>
            <w:proofErr w:type="spellEnd"/>
          </w:p>
        </w:tc>
      </w:tr>
      <w:tr w:rsidR="00C91B86" w14:paraId="3E0A2C34" w14:textId="77777777" w:rsidTr="00C91B86">
        <w:trPr>
          <w:trHeight w:val="542"/>
        </w:trPr>
        <w:tc>
          <w:tcPr>
            <w:tcW w:w="2262" w:type="dxa"/>
            <w:tcBorders>
              <w:left w:val="nil"/>
              <w:bottom w:val="nil"/>
            </w:tcBorders>
            <w:shd w:val="clear" w:color="auto" w:fill="234060"/>
          </w:tcPr>
          <w:p w14:paraId="61C1B104" w14:textId="77777777" w:rsidR="00C91B86" w:rsidRPr="00F85FAF" w:rsidRDefault="00C91B86" w:rsidP="00C91B86">
            <w:pPr>
              <w:pStyle w:val="TableParagraph"/>
              <w:spacing w:before="104"/>
              <w:ind w:left="105"/>
              <w:rPr>
                <w:b/>
                <w:bCs/>
                <w:sz w:val="24"/>
              </w:rPr>
            </w:pPr>
            <w:r w:rsidRPr="00F85FAF">
              <w:rPr>
                <w:b/>
                <w:bCs/>
                <w:color w:val="FFFFFF"/>
                <w:sz w:val="24"/>
              </w:rPr>
              <w:t>Descrizione:</w:t>
            </w:r>
          </w:p>
        </w:tc>
        <w:tc>
          <w:tcPr>
            <w:tcW w:w="7361" w:type="dxa"/>
            <w:tcBorders>
              <w:right w:val="nil"/>
            </w:tcBorders>
            <w:shd w:val="clear" w:color="auto" w:fill="B8CCE3"/>
          </w:tcPr>
          <w:p w14:paraId="5EB0C1DD" w14:textId="44C9B9D6" w:rsidR="00C91B86" w:rsidRPr="00F85FAF" w:rsidRDefault="00C91B86" w:rsidP="00C91B86">
            <w:pPr>
              <w:pStyle w:val="TableParagraph"/>
              <w:spacing w:before="4" w:line="270" w:lineRule="atLeast"/>
              <w:ind w:left="100"/>
            </w:pPr>
            <w:r w:rsidRPr="00F85FAF">
              <w:t>Questa classe permette ad un consulente di  convalidare un ordine.</w:t>
            </w:r>
          </w:p>
        </w:tc>
      </w:tr>
      <w:tr w:rsidR="00C91B86" w14:paraId="4E1123AD" w14:textId="77777777" w:rsidTr="00C91B86">
        <w:trPr>
          <w:trHeight w:val="334"/>
        </w:trPr>
        <w:tc>
          <w:tcPr>
            <w:tcW w:w="2262" w:type="dxa"/>
            <w:tcBorders>
              <w:top w:val="nil"/>
              <w:left w:val="nil"/>
            </w:tcBorders>
            <w:shd w:val="clear" w:color="auto" w:fill="234060"/>
          </w:tcPr>
          <w:p w14:paraId="274E9677" w14:textId="77777777" w:rsidR="00C91B86" w:rsidRPr="00F85FAF" w:rsidRDefault="00C91B86" w:rsidP="00C91B86">
            <w:pPr>
              <w:pStyle w:val="TableParagraph"/>
              <w:spacing w:before="1"/>
              <w:ind w:left="105"/>
              <w:rPr>
                <w:b/>
                <w:bCs/>
                <w:sz w:val="24"/>
              </w:rPr>
            </w:pPr>
            <w:r w:rsidRPr="00F85FAF">
              <w:rPr>
                <w:b/>
                <w:bCs/>
                <w:color w:val="FFFFFF"/>
                <w:sz w:val="24"/>
              </w:rPr>
              <w:t>Pre-condizione:</w:t>
            </w:r>
          </w:p>
        </w:tc>
        <w:tc>
          <w:tcPr>
            <w:tcW w:w="7361" w:type="dxa"/>
            <w:tcBorders>
              <w:right w:val="nil"/>
            </w:tcBorders>
            <w:shd w:val="clear" w:color="auto" w:fill="DBE4F0"/>
          </w:tcPr>
          <w:p w14:paraId="1EC3D31C" w14:textId="5A8280F5" w:rsidR="00C91B86" w:rsidRPr="00F85FAF" w:rsidRDefault="00C91B86" w:rsidP="00C91B86">
            <w:pPr>
              <w:pStyle w:val="TableParagraph"/>
              <w:spacing w:line="269" w:lineRule="exact"/>
            </w:pPr>
            <w:r w:rsidRPr="00F85FAF">
              <w:rPr>
                <w:rFonts w:ascii="Times New Roman"/>
              </w:rPr>
              <w:t xml:space="preserve"> </w:t>
            </w: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0CEF2954" w14:textId="14CFA96F" w:rsidR="00C91B86" w:rsidRPr="00F85FAF" w:rsidRDefault="00C91B86" w:rsidP="00C91B86">
            <w:pPr>
              <w:pStyle w:val="TableParagraph"/>
              <w:rPr>
                <w:rFonts w:ascii="Times New Roman"/>
              </w:rPr>
            </w:pPr>
            <w:r w:rsidRPr="00F85FAF">
              <w:t xml:space="preserve"> il consulente dev’essere autenticato come tale AND deve trovarsi nella pagina che permette di visualizzare un preventivo.</w:t>
            </w:r>
          </w:p>
        </w:tc>
      </w:tr>
      <w:tr w:rsidR="00C91B86" w14:paraId="7A9047F1" w14:textId="77777777" w:rsidTr="00C91B86">
        <w:trPr>
          <w:trHeight w:val="340"/>
        </w:trPr>
        <w:tc>
          <w:tcPr>
            <w:tcW w:w="2262" w:type="dxa"/>
            <w:tcBorders>
              <w:left w:val="nil"/>
            </w:tcBorders>
            <w:shd w:val="clear" w:color="auto" w:fill="234060"/>
          </w:tcPr>
          <w:p w14:paraId="02928B7A" w14:textId="77777777" w:rsidR="00C91B86" w:rsidRPr="00F85FAF" w:rsidRDefault="00C91B86" w:rsidP="00C91B86">
            <w:pPr>
              <w:pStyle w:val="TableParagraph"/>
              <w:spacing w:before="3"/>
              <w:ind w:left="105"/>
              <w:rPr>
                <w:b/>
                <w:bCs/>
                <w:sz w:val="24"/>
              </w:rPr>
            </w:pPr>
            <w:r w:rsidRPr="00F85FAF">
              <w:rPr>
                <w:b/>
                <w:bCs/>
                <w:color w:val="FFFFFF"/>
                <w:sz w:val="24"/>
              </w:rPr>
              <w:t>Post-condizione:</w:t>
            </w:r>
          </w:p>
        </w:tc>
        <w:tc>
          <w:tcPr>
            <w:tcW w:w="7361" w:type="dxa"/>
            <w:tcBorders>
              <w:right w:val="nil"/>
            </w:tcBorders>
            <w:shd w:val="clear" w:color="auto" w:fill="B8CCE3"/>
          </w:tcPr>
          <w:p w14:paraId="1DF39A8E" w14:textId="77777777" w:rsidR="00C91B86" w:rsidRPr="00F85FAF" w:rsidRDefault="00C91B86" w:rsidP="00C91B86">
            <w:pPr>
              <w:pStyle w:val="TableParagraph"/>
              <w:spacing w:line="264" w:lineRule="exact"/>
              <w:ind w:left="100"/>
            </w:pPr>
            <w:proofErr w:type="spellStart"/>
            <w:r w:rsidRPr="00F85FAF">
              <w:t>doGet</w:t>
            </w:r>
            <w:proofErr w:type="spellEnd"/>
            <w:r w:rsidRPr="00F85FAF">
              <w:t>(</w:t>
            </w:r>
            <w:proofErr w:type="spellStart"/>
            <w:r w:rsidRPr="00F85FAF">
              <w:t>request</w:t>
            </w:r>
            <w:proofErr w:type="spellEnd"/>
            <w:r w:rsidRPr="00F85FAF">
              <w:t xml:space="preserve">, </w:t>
            </w:r>
            <w:proofErr w:type="spellStart"/>
            <w:r w:rsidRPr="00F85FAF">
              <w:t>response</w:t>
            </w:r>
            <w:proofErr w:type="spellEnd"/>
            <w:r w:rsidRPr="00F85FAF">
              <w:t>):</w:t>
            </w:r>
          </w:p>
          <w:p w14:paraId="4AFD82D0" w14:textId="1E47AF0B" w:rsidR="00C91B86" w:rsidRPr="00F85FAF" w:rsidRDefault="00C91B86" w:rsidP="00C91B86">
            <w:pPr>
              <w:pStyle w:val="TableParagraph"/>
              <w:rPr>
                <w:rFonts w:ascii="Times New Roman"/>
              </w:rPr>
            </w:pPr>
            <w:r w:rsidRPr="00F85FAF">
              <w:t xml:space="preserve"> il sistema permette al consulente di convalidare un ordine.</w:t>
            </w:r>
          </w:p>
        </w:tc>
      </w:tr>
      <w:tr w:rsidR="00C91B86" w14:paraId="38DB8408" w14:textId="77777777" w:rsidTr="00C91B86">
        <w:trPr>
          <w:trHeight w:val="340"/>
        </w:trPr>
        <w:tc>
          <w:tcPr>
            <w:tcW w:w="2262" w:type="dxa"/>
            <w:tcBorders>
              <w:left w:val="nil"/>
              <w:bottom w:val="nil"/>
            </w:tcBorders>
            <w:shd w:val="clear" w:color="auto" w:fill="234060"/>
          </w:tcPr>
          <w:p w14:paraId="0C24EC5A" w14:textId="77777777" w:rsidR="00C91B86" w:rsidRPr="00F85FAF" w:rsidRDefault="00C91B86" w:rsidP="00C91B86">
            <w:pPr>
              <w:pStyle w:val="TableParagraph"/>
              <w:spacing w:before="3"/>
              <w:ind w:left="105"/>
              <w:rPr>
                <w:b/>
                <w:bCs/>
                <w:sz w:val="24"/>
              </w:rPr>
            </w:pPr>
            <w:r w:rsidRPr="00F85FAF">
              <w:rPr>
                <w:b/>
                <w:bCs/>
                <w:color w:val="FFFFFF"/>
                <w:sz w:val="24"/>
              </w:rPr>
              <w:t>Invariante:</w:t>
            </w:r>
          </w:p>
        </w:tc>
        <w:tc>
          <w:tcPr>
            <w:tcW w:w="7361" w:type="dxa"/>
            <w:tcBorders>
              <w:bottom w:val="nil"/>
              <w:right w:val="nil"/>
            </w:tcBorders>
            <w:shd w:val="clear" w:color="auto" w:fill="DBE4F0"/>
          </w:tcPr>
          <w:p w14:paraId="7F8BFFA6" w14:textId="77777777" w:rsidR="00C91B86" w:rsidRPr="00F85FAF" w:rsidRDefault="00C91B86" w:rsidP="00C91B86">
            <w:pPr>
              <w:pStyle w:val="TableParagraph"/>
              <w:rPr>
                <w:rFonts w:ascii="Times New Roman"/>
              </w:rPr>
            </w:pPr>
          </w:p>
        </w:tc>
      </w:tr>
    </w:tbl>
    <w:p w14:paraId="10B6B579" w14:textId="77777777" w:rsidR="00EC4B2A" w:rsidRDefault="00EC4B2A">
      <w:pPr>
        <w:rPr>
          <w:rFonts w:ascii="Times New Roman"/>
        </w:rPr>
      </w:pPr>
    </w:p>
    <w:p w14:paraId="543778E6" w14:textId="456A0E63" w:rsidR="00C850C0" w:rsidRDefault="00C850C0">
      <w:pPr>
        <w:rPr>
          <w:rFonts w:ascii="Times New Roman"/>
        </w:rPr>
        <w:sectPr w:rsidR="00C850C0">
          <w:pgSz w:w="11910" w:h="16840"/>
          <w:pgMar w:top="1660" w:right="1020" w:bottom="880" w:left="1020" w:header="708" w:footer="694" w:gutter="0"/>
          <w:cols w:space="720"/>
        </w:sectPr>
      </w:pPr>
    </w:p>
    <w:p w14:paraId="774E5231" w14:textId="4C5C9DB3" w:rsidR="008945B6" w:rsidRDefault="008945B6">
      <w:pPr>
        <w:pStyle w:val="Corpotesto"/>
        <w:spacing w:before="9"/>
        <w:rPr>
          <w:sz w:val="9"/>
        </w:rPr>
      </w:pPr>
      <w:bookmarkStart w:id="348" w:name="JavaDoc"/>
      <w:bookmarkEnd w:id="348"/>
    </w:p>
    <w:p w14:paraId="181AC574" w14:textId="77777777" w:rsidR="00C850C0" w:rsidRDefault="00C850C0">
      <w:pPr>
        <w:pStyle w:val="Corpotesto"/>
        <w:spacing w:before="9"/>
        <w:rPr>
          <w:sz w:val="9"/>
        </w:rPr>
      </w:pPr>
    </w:p>
    <w:p w14:paraId="30E5565E" w14:textId="4D998920" w:rsidR="00AC5581" w:rsidRPr="00F85FAF" w:rsidRDefault="0050537A" w:rsidP="00AC5581">
      <w:pPr>
        <w:pStyle w:val="Titolo1"/>
        <w:numPr>
          <w:ilvl w:val="0"/>
          <w:numId w:val="3"/>
        </w:numPr>
        <w:tabs>
          <w:tab w:val="left" w:pos="488"/>
        </w:tabs>
        <w:rPr>
          <w:sz w:val="36"/>
          <w:szCs w:val="36"/>
          <w:u w:val="none"/>
        </w:rPr>
      </w:pPr>
      <w:bookmarkStart w:id="349" w:name="4._Class_Diagram"/>
      <w:bookmarkStart w:id="350" w:name="_bookmark15"/>
      <w:bookmarkEnd w:id="349"/>
      <w:bookmarkEnd w:id="350"/>
      <w:r w:rsidRPr="00F85FAF">
        <w:rPr>
          <w:color w:val="365F91"/>
          <w:sz w:val="36"/>
          <w:szCs w:val="36"/>
          <w:u w:color="365F91"/>
        </w:rPr>
        <w:t>Class</w:t>
      </w:r>
      <w:r w:rsidRPr="00F85FAF">
        <w:rPr>
          <w:color w:val="365F91"/>
          <w:spacing w:val="-3"/>
          <w:sz w:val="36"/>
          <w:szCs w:val="36"/>
          <w:u w:color="365F91"/>
        </w:rPr>
        <w:t xml:space="preserve"> </w:t>
      </w:r>
      <w:proofErr w:type="spellStart"/>
      <w:r w:rsidRPr="00F85FAF">
        <w:rPr>
          <w:color w:val="365F91"/>
          <w:sz w:val="36"/>
          <w:szCs w:val="36"/>
          <w:u w:color="365F91"/>
        </w:rPr>
        <w:t>Diagram</w:t>
      </w:r>
      <w:proofErr w:type="spellEnd"/>
    </w:p>
    <w:p w14:paraId="162E7E19" w14:textId="77777777" w:rsidR="00AC5581" w:rsidRPr="00516234" w:rsidRDefault="00AC5581" w:rsidP="00AC5581">
      <w:pPr>
        <w:pStyle w:val="Titolo1"/>
        <w:tabs>
          <w:tab w:val="left" w:pos="488"/>
        </w:tabs>
        <w:ind w:firstLine="0"/>
        <w:rPr>
          <w:sz w:val="8"/>
          <w:szCs w:val="8"/>
          <w:u w:val="none"/>
        </w:rPr>
      </w:pPr>
    </w:p>
    <w:p w14:paraId="52D8E962" w14:textId="716136B5" w:rsidR="00516234" w:rsidRPr="00F85FAF" w:rsidRDefault="00516234" w:rsidP="00516234">
      <w:pPr>
        <w:spacing w:before="99" w:line="398" w:lineRule="auto"/>
        <w:ind w:left="684" w:right="-53" w:hanging="572"/>
        <w:rPr>
          <w:sz w:val="24"/>
          <w:szCs w:val="24"/>
        </w:rPr>
      </w:pPr>
      <w:r w:rsidRPr="00F85FAF">
        <w:rPr>
          <w:noProof/>
          <w:sz w:val="24"/>
          <w:szCs w:val="24"/>
        </w:rPr>
        <mc:AlternateContent>
          <mc:Choice Requires="wpg">
            <w:drawing>
              <wp:anchor distT="0" distB="0" distL="114300" distR="114300" simplePos="0" relativeHeight="487034880" behindDoc="1" locked="0" layoutInCell="1" allowOverlap="1" wp14:anchorId="667E407F" wp14:editId="147D378F">
                <wp:simplePos x="0" y="0"/>
                <wp:positionH relativeFrom="page">
                  <wp:posOffset>4599940</wp:posOffset>
                </wp:positionH>
                <wp:positionV relativeFrom="paragraph">
                  <wp:posOffset>129540</wp:posOffset>
                </wp:positionV>
                <wp:extent cx="317500" cy="90170"/>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 cy="90170"/>
                          <a:chOff x="1124" y="1523"/>
                          <a:chExt cx="500" cy="142"/>
                        </a:xfrm>
                      </wpg:grpSpPr>
                      <wps:wsp>
                        <wps:cNvPr id="7" name="Rectangle 4"/>
                        <wps:cNvSpPr>
                          <a:spLocks noChangeArrowheads="1"/>
                        </wps:cNvSpPr>
                        <wps:spPr bwMode="auto">
                          <a:xfrm>
                            <a:off x="1134" y="1533"/>
                            <a:ext cx="480" cy="122"/>
                          </a:xfrm>
                          <a:prstGeom prst="rect">
                            <a:avLst/>
                          </a:prstGeom>
                          <a:solidFill>
                            <a:srgbClr val="F4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3"/>
                        <wps:cNvSpPr>
                          <a:spLocks noChangeArrowheads="1"/>
                        </wps:cNvSpPr>
                        <wps:spPr bwMode="auto">
                          <a:xfrm>
                            <a:off x="1134" y="1533"/>
                            <a:ext cx="480" cy="122"/>
                          </a:xfrm>
                          <a:prstGeom prst="rect">
                            <a:avLst/>
                          </a:prstGeom>
                          <a:noFill/>
                          <a:ln w="127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208F4" id="Group 2" o:spid="_x0000_s1026" style="position:absolute;margin-left:362.2pt;margin-top:10.2pt;width:25pt;height:7.1pt;z-index:-16281600;mso-position-horizontal-relative:page" coordorigin="1124,1523" coordsize="50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">
                <v:rect id="Rectangle 4" o:spid="_x0000_s1027" style="position:absolute;left:1134;top:1533;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" fillcolor="#f46f6f" stroked="f"/>
                <v:rect id="Rectangle 3" o:spid="_x0000_s1028" style="position:absolute;left:1134;top:1533;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" filled="f" strokecolor="#385d89" strokeweight="1pt"/>
                <w10:wrap anchorx="page"/>
              </v:group>
            </w:pict>
          </mc:Fallback>
        </mc:AlternateContent>
      </w:r>
      <w:r w:rsidRPr="00F85FAF">
        <w:rPr>
          <w:noProof/>
          <w:sz w:val="24"/>
          <w:szCs w:val="24"/>
        </w:rPr>
        <mc:AlternateContent>
          <mc:Choice Requires="wpg">
            <w:drawing>
              <wp:anchor distT="0" distB="0" distL="114300" distR="114300" simplePos="0" relativeHeight="487033856" behindDoc="1" locked="0" layoutInCell="1" allowOverlap="1" wp14:anchorId="22C92040" wp14:editId="18E6ECAD">
                <wp:simplePos x="0" y="0"/>
                <wp:positionH relativeFrom="page">
                  <wp:posOffset>3145790</wp:posOffset>
                </wp:positionH>
                <wp:positionV relativeFrom="paragraph">
                  <wp:posOffset>128905</wp:posOffset>
                </wp:positionV>
                <wp:extent cx="317500" cy="90170"/>
                <wp:effectExtent l="0" t="0" r="0" b="0"/>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 cy="90170"/>
                          <a:chOff x="1124" y="1072"/>
                          <a:chExt cx="500" cy="142"/>
                        </a:xfrm>
                      </wpg:grpSpPr>
                      <wps:wsp>
                        <wps:cNvPr id="24" name="Rectangle 7"/>
                        <wps:cNvSpPr>
                          <a:spLocks noChangeArrowheads="1"/>
                        </wps:cNvSpPr>
                        <wps:spPr bwMode="auto">
                          <a:xfrm>
                            <a:off x="1134" y="1082"/>
                            <a:ext cx="480" cy="122"/>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6"/>
                        <wps:cNvSpPr>
                          <a:spLocks noChangeArrowheads="1"/>
                        </wps:cNvSpPr>
                        <wps:spPr bwMode="auto">
                          <a:xfrm>
                            <a:off x="1134" y="1082"/>
                            <a:ext cx="480" cy="122"/>
                          </a:xfrm>
                          <a:prstGeom prst="rect">
                            <a:avLst/>
                          </a:prstGeom>
                          <a:noFill/>
                          <a:ln w="127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3603B" id="Group 5" o:spid="_x0000_s1026" style="position:absolute;margin-left:247.7pt;margin-top:10.15pt;width:25pt;height:7.1pt;z-index:-16282624;mso-position-horizontal-relative:page" coordorigin="1124,1072" coordsize="50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">
                <v:rect id="Rectangle 7" o:spid="_x0000_s1027" style="position:absolute;left:1134;top:1082;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" fillcolor="#ffc000" stroked="f"/>
                <v:rect id="Rectangle 6" o:spid="_x0000_s1028" style="position:absolute;left:1134;top:1082;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" filled="f" strokecolor="#385d89" strokeweight="1pt"/>
                <w10:wrap anchorx="page"/>
              </v:group>
            </w:pict>
          </mc:Fallback>
        </mc:AlternateContent>
      </w:r>
      <w:r w:rsidRPr="00F85FAF">
        <w:rPr>
          <w:noProof/>
          <w:sz w:val="24"/>
          <w:szCs w:val="24"/>
        </w:rPr>
        <mc:AlternateContent>
          <mc:Choice Requires="wpg">
            <w:drawing>
              <wp:anchor distT="0" distB="0" distL="114300" distR="114300" simplePos="0" relativeHeight="487032832" behindDoc="1" locked="0" layoutInCell="1" allowOverlap="1" wp14:anchorId="6E126FE1" wp14:editId="545AEC12">
                <wp:simplePos x="0" y="0"/>
                <wp:positionH relativeFrom="page">
                  <wp:posOffset>1875790</wp:posOffset>
                </wp:positionH>
                <wp:positionV relativeFrom="paragraph">
                  <wp:posOffset>114935</wp:posOffset>
                </wp:positionV>
                <wp:extent cx="317500" cy="90170"/>
                <wp:effectExtent l="0" t="0" r="0" b="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 cy="90170"/>
                          <a:chOff x="1124" y="621"/>
                          <a:chExt cx="500" cy="142"/>
                        </a:xfrm>
                      </wpg:grpSpPr>
                      <wps:wsp>
                        <wps:cNvPr id="27" name="Rectangle 10"/>
                        <wps:cNvSpPr>
                          <a:spLocks noChangeArrowheads="1"/>
                        </wps:cNvSpPr>
                        <wps:spPr bwMode="auto">
                          <a:xfrm>
                            <a:off x="1134" y="630"/>
                            <a:ext cx="480" cy="122"/>
                          </a:xfrm>
                          <a:prstGeom prst="rect">
                            <a:avLst/>
                          </a:prstGeom>
                          <a:solidFill>
                            <a:srgbClr val="00F6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9"/>
                        <wps:cNvSpPr>
                          <a:spLocks noChangeArrowheads="1"/>
                        </wps:cNvSpPr>
                        <wps:spPr bwMode="auto">
                          <a:xfrm>
                            <a:off x="1134" y="630"/>
                            <a:ext cx="480" cy="122"/>
                          </a:xfrm>
                          <a:prstGeom prst="rect">
                            <a:avLst/>
                          </a:prstGeom>
                          <a:noFill/>
                          <a:ln w="127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E19C9" id="Group 8" o:spid="_x0000_s1026" style="position:absolute;margin-left:147.7pt;margin-top:9.05pt;width:25pt;height:7.1pt;z-index:-16283648;mso-position-horizontal-relative:page" coordorigin="1124,621" coordsize="50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">
                <v:rect id="Rectangle 10" o:spid="_x0000_s1027" style="position:absolute;left:1134;top:630;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" fillcolor="#00f629" stroked="f"/>
                <v:rect id="Rectangle 9" o:spid="_x0000_s1028" style="position:absolute;left:1134;top:630;width:480;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" filled="f" strokecolor="#385d89" strokeweight="1pt"/>
                <w10:wrap anchorx="page"/>
              </v:group>
            </w:pict>
          </mc:Fallback>
        </mc:AlternateContent>
      </w:r>
      <w:r w:rsidRPr="00F85FAF">
        <w:rPr>
          <w:b/>
          <w:sz w:val="24"/>
          <w:szCs w:val="24"/>
        </w:rPr>
        <w:t xml:space="preserve">Legenda Colori:          </w:t>
      </w:r>
      <w:r w:rsidR="00F85FAF">
        <w:rPr>
          <w:b/>
          <w:sz w:val="24"/>
          <w:szCs w:val="24"/>
        </w:rPr>
        <w:t xml:space="preserve">  </w:t>
      </w:r>
      <w:r w:rsidRPr="00F85FAF">
        <w:rPr>
          <w:sz w:val="24"/>
          <w:szCs w:val="24"/>
        </w:rPr>
        <w:t>DAO Pattern,           Singleton Pattern,           Proxy Pattern</w:t>
      </w:r>
    </w:p>
    <w:p w14:paraId="20EE701E" w14:textId="62191816" w:rsidR="00AC5581" w:rsidRDefault="00AC5581" w:rsidP="00EF51F6">
      <w:pPr>
        <w:sectPr w:rsidR="00AC5581" w:rsidSect="00516234">
          <w:pgSz w:w="11910" w:h="16840"/>
          <w:pgMar w:top="1660" w:right="1020" w:bottom="426" w:left="1020" w:header="708" w:footer="694" w:gutter="0"/>
          <w:cols w:space="720"/>
        </w:sectPr>
        <w:pPrChange w:id="351" w:author="Mattia Caprio" w:date="2021-02-01T12:54:00Z">
          <w:pPr>
            <w:ind w:left="284"/>
          </w:pPr>
        </w:pPrChange>
      </w:pPr>
      <w:r>
        <w:rPr>
          <w:noProof/>
        </w:rPr>
        <w:drawing>
          <wp:inline distT="0" distB="0" distL="0" distR="0" wp14:anchorId="77BDE313" wp14:editId="7B03FA34">
            <wp:extent cx="6271146" cy="793449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7767" cy="7968176"/>
                    </a:xfrm>
                    <a:prstGeom prst="rect">
                      <a:avLst/>
                    </a:prstGeom>
                  </pic:spPr>
                </pic:pic>
              </a:graphicData>
            </a:graphic>
          </wp:inline>
        </w:drawing>
      </w:r>
    </w:p>
    <w:p w14:paraId="7D71932C" w14:textId="77777777" w:rsidR="008945B6" w:rsidRPr="00F85FAF" w:rsidRDefault="0050537A" w:rsidP="00516234">
      <w:pPr>
        <w:pStyle w:val="Titolo1"/>
        <w:ind w:left="0" w:firstLine="0"/>
        <w:rPr>
          <w:sz w:val="36"/>
          <w:szCs w:val="36"/>
          <w:u w:val="none"/>
        </w:rPr>
      </w:pPr>
      <w:r w:rsidRPr="00F85FAF">
        <w:rPr>
          <w:color w:val="365F91"/>
          <w:sz w:val="36"/>
          <w:szCs w:val="36"/>
          <w:u w:color="365F91"/>
        </w:rPr>
        <w:lastRenderedPageBreak/>
        <w:t>5 Glossario</w:t>
      </w:r>
    </w:p>
    <w:p w14:paraId="09280A94" w14:textId="77777777" w:rsidR="008945B6" w:rsidRDefault="0050537A" w:rsidP="00B42371">
      <w:pPr>
        <w:pStyle w:val="Titolo5"/>
        <w:spacing w:before="198"/>
        <w:ind w:left="113" w:firstLine="0"/>
        <w:jc w:val="both"/>
        <w:pPrChange w:id="352" w:author="Mattia Caprio" w:date="2021-02-01T11:52:00Z">
          <w:pPr>
            <w:pStyle w:val="Titolo5"/>
            <w:spacing w:before="198"/>
            <w:ind w:left="113" w:firstLine="0"/>
          </w:pPr>
        </w:pPrChange>
      </w:pPr>
      <w:r>
        <w:t>Standard di sicurezza minimo:</w:t>
      </w:r>
    </w:p>
    <w:p w14:paraId="602A9286" w14:textId="77777777" w:rsidR="008945B6" w:rsidRDefault="0050537A" w:rsidP="00B42371">
      <w:pPr>
        <w:pStyle w:val="Paragrafoelenco"/>
        <w:numPr>
          <w:ilvl w:val="0"/>
          <w:numId w:val="1"/>
        </w:numPr>
        <w:tabs>
          <w:tab w:val="left" w:pos="834"/>
        </w:tabs>
        <w:spacing w:before="181"/>
        <w:jc w:val="both"/>
        <w:rPr>
          <w:sz w:val="24"/>
        </w:rPr>
        <w:pPrChange w:id="353" w:author="Mattia Caprio" w:date="2021-02-01T11:52:00Z">
          <w:pPr>
            <w:pStyle w:val="Paragrafoelenco"/>
            <w:numPr>
              <w:numId w:val="1"/>
            </w:numPr>
            <w:tabs>
              <w:tab w:val="left" w:pos="834"/>
            </w:tabs>
            <w:spacing w:before="181"/>
          </w:pPr>
        </w:pPrChange>
      </w:pPr>
      <w:r>
        <w:rPr>
          <w:sz w:val="24"/>
        </w:rPr>
        <w:t>La password di ciascun utente deve essere criptata prima di essere memorizzata nel</w:t>
      </w:r>
      <w:r>
        <w:rPr>
          <w:spacing w:val="-16"/>
          <w:sz w:val="24"/>
        </w:rPr>
        <w:t xml:space="preserve"> </w:t>
      </w:r>
      <w:r>
        <w:rPr>
          <w:sz w:val="24"/>
        </w:rPr>
        <w:t>database;</w:t>
      </w:r>
    </w:p>
    <w:p w14:paraId="5C4418D0" w14:textId="77777777" w:rsidR="008945B6" w:rsidRDefault="0050537A" w:rsidP="00B42371">
      <w:pPr>
        <w:pStyle w:val="Paragrafoelenco"/>
        <w:numPr>
          <w:ilvl w:val="0"/>
          <w:numId w:val="1"/>
        </w:numPr>
        <w:tabs>
          <w:tab w:val="left" w:pos="834"/>
        </w:tabs>
        <w:spacing w:before="18"/>
        <w:jc w:val="both"/>
        <w:rPr>
          <w:sz w:val="24"/>
        </w:rPr>
        <w:pPrChange w:id="354" w:author="Mattia Caprio" w:date="2021-02-01T11:52:00Z">
          <w:pPr>
            <w:pStyle w:val="Paragrafoelenco"/>
            <w:numPr>
              <w:numId w:val="1"/>
            </w:numPr>
            <w:tabs>
              <w:tab w:val="left" w:pos="834"/>
            </w:tabs>
            <w:spacing w:before="18"/>
          </w:pPr>
        </w:pPrChange>
      </w:pPr>
      <w:r>
        <w:rPr>
          <w:sz w:val="24"/>
        </w:rPr>
        <w:t>Le pagine devono essere accessibili solo agli utenti che hanno il permesso di</w:t>
      </w:r>
      <w:r>
        <w:rPr>
          <w:spacing w:val="-12"/>
          <w:sz w:val="24"/>
        </w:rPr>
        <w:t xml:space="preserve"> </w:t>
      </w:r>
      <w:r>
        <w:rPr>
          <w:sz w:val="24"/>
        </w:rPr>
        <w:t>visualizzarla;</w:t>
      </w:r>
    </w:p>
    <w:p w14:paraId="3B78C040" w14:textId="77777777" w:rsidR="008945B6" w:rsidRDefault="0050537A" w:rsidP="00B42371">
      <w:pPr>
        <w:pStyle w:val="Paragrafoelenco"/>
        <w:numPr>
          <w:ilvl w:val="0"/>
          <w:numId w:val="1"/>
        </w:numPr>
        <w:tabs>
          <w:tab w:val="left" w:pos="834"/>
        </w:tabs>
        <w:spacing w:before="23" w:line="259" w:lineRule="auto"/>
        <w:ind w:right="108"/>
        <w:jc w:val="both"/>
        <w:rPr>
          <w:sz w:val="24"/>
        </w:rPr>
        <w:pPrChange w:id="355" w:author="Mattia Caprio" w:date="2021-02-01T11:52:00Z">
          <w:pPr>
            <w:pStyle w:val="Paragrafoelenco"/>
            <w:numPr>
              <w:numId w:val="1"/>
            </w:numPr>
            <w:tabs>
              <w:tab w:val="left" w:pos="834"/>
            </w:tabs>
            <w:spacing w:before="23" w:line="259" w:lineRule="auto"/>
            <w:ind w:right="108"/>
          </w:pPr>
        </w:pPrChange>
      </w:pPr>
      <w:r>
        <w:rPr>
          <w:sz w:val="24"/>
        </w:rPr>
        <w:t>Le</w:t>
      </w:r>
      <w:r>
        <w:rPr>
          <w:spacing w:val="-1"/>
          <w:sz w:val="24"/>
        </w:rPr>
        <w:t xml:space="preserve"> </w:t>
      </w:r>
      <w:r>
        <w:rPr>
          <w:sz w:val="24"/>
        </w:rPr>
        <w:t>query</w:t>
      </w:r>
      <w:r>
        <w:rPr>
          <w:spacing w:val="-5"/>
          <w:sz w:val="24"/>
        </w:rPr>
        <w:t xml:space="preserve"> </w:t>
      </w:r>
      <w:r>
        <w:rPr>
          <w:sz w:val="24"/>
        </w:rPr>
        <w:t>al</w:t>
      </w:r>
      <w:r>
        <w:rPr>
          <w:spacing w:val="-3"/>
          <w:sz w:val="24"/>
        </w:rPr>
        <w:t xml:space="preserve"> </w:t>
      </w:r>
      <w:r>
        <w:rPr>
          <w:sz w:val="24"/>
        </w:rPr>
        <w:t>database</w:t>
      </w:r>
      <w:r>
        <w:rPr>
          <w:spacing w:val="-6"/>
          <w:sz w:val="24"/>
        </w:rPr>
        <w:t xml:space="preserve"> </w:t>
      </w:r>
      <w:r>
        <w:rPr>
          <w:sz w:val="24"/>
        </w:rPr>
        <w:t>devono</w:t>
      </w:r>
      <w:r>
        <w:rPr>
          <w:spacing w:val="-4"/>
          <w:sz w:val="24"/>
        </w:rPr>
        <w:t xml:space="preserve"> </w:t>
      </w:r>
      <w:r>
        <w:rPr>
          <w:sz w:val="24"/>
        </w:rPr>
        <w:t>essere</w:t>
      </w:r>
      <w:r>
        <w:rPr>
          <w:spacing w:val="-5"/>
          <w:sz w:val="24"/>
        </w:rPr>
        <w:t xml:space="preserve"> </w:t>
      </w:r>
      <w:r>
        <w:rPr>
          <w:sz w:val="24"/>
        </w:rPr>
        <w:t>sempre</w:t>
      </w:r>
      <w:r>
        <w:rPr>
          <w:spacing w:val="-5"/>
          <w:sz w:val="24"/>
        </w:rPr>
        <w:t xml:space="preserve"> </w:t>
      </w:r>
      <w:r>
        <w:rPr>
          <w:sz w:val="24"/>
        </w:rPr>
        <w:t>prima</w:t>
      </w:r>
      <w:r>
        <w:rPr>
          <w:spacing w:val="-3"/>
          <w:sz w:val="24"/>
        </w:rPr>
        <w:t xml:space="preserve"> </w:t>
      </w:r>
      <w:r>
        <w:rPr>
          <w:sz w:val="24"/>
        </w:rPr>
        <w:t>controllate</w:t>
      </w:r>
      <w:r>
        <w:rPr>
          <w:spacing w:val="-1"/>
          <w:sz w:val="24"/>
        </w:rPr>
        <w:t xml:space="preserve"> </w:t>
      </w:r>
      <w:r>
        <w:rPr>
          <w:sz w:val="24"/>
        </w:rPr>
        <w:t>per</w:t>
      </w:r>
      <w:r>
        <w:rPr>
          <w:spacing w:val="-4"/>
          <w:sz w:val="24"/>
        </w:rPr>
        <w:t xml:space="preserve"> </w:t>
      </w:r>
      <w:r>
        <w:rPr>
          <w:sz w:val="24"/>
        </w:rPr>
        <w:t>evitare attacchi</w:t>
      </w:r>
      <w:r>
        <w:rPr>
          <w:spacing w:val="-8"/>
          <w:sz w:val="24"/>
        </w:rPr>
        <w:t xml:space="preserve"> </w:t>
      </w:r>
      <w:r>
        <w:rPr>
          <w:sz w:val="24"/>
        </w:rPr>
        <w:t>di</w:t>
      </w:r>
      <w:r>
        <w:rPr>
          <w:spacing w:val="-8"/>
          <w:sz w:val="24"/>
        </w:rPr>
        <w:t xml:space="preserve"> </w:t>
      </w:r>
      <w:r>
        <w:rPr>
          <w:sz w:val="24"/>
        </w:rPr>
        <w:t>natura</w:t>
      </w:r>
      <w:r>
        <w:rPr>
          <w:spacing w:val="6"/>
          <w:sz w:val="24"/>
        </w:rPr>
        <w:t xml:space="preserve"> </w:t>
      </w:r>
      <w:r>
        <w:rPr>
          <w:sz w:val="24"/>
        </w:rPr>
        <w:t>“SQL Injection”;</w:t>
      </w:r>
    </w:p>
    <w:sectPr w:rsidR="008945B6">
      <w:pgSz w:w="11910" w:h="16840"/>
      <w:pgMar w:top="1660" w:right="1020" w:bottom="880" w:left="1020" w:header="708"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3F7EA" w14:textId="77777777" w:rsidR="00602499" w:rsidRDefault="00602499">
      <w:r>
        <w:separator/>
      </w:r>
    </w:p>
  </w:endnote>
  <w:endnote w:type="continuationSeparator" w:id="0">
    <w:p w14:paraId="18B5A931" w14:textId="77777777" w:rsidR="00602499" w:rsidRDefault="00602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altName w:val="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68CF4" w14:textId="41A86906" w:rsidR="00261D26" w:rsidRDefault="00261D26">
    <w:pPr>
      <w:pStyle w:val="Corpotesto"/>
      <w:spacing w:line="14" w:lineRule="auto"/>
      <w:rPr>
        <w:sz w:val="20"/>
      </w:rPr>
    </w:pPr>
    <w:r>
      <w:rPr>
        <w:noProof/>
      </w:rPr>
      <mc:AlternateContent>
        <mc:Choice Requires="wps">
          <w:drawing>
            <wp:anchor distT="0" distB="0" distL="114300" distR="114300" simplePos="0" relativeHeight="487028224" behindDoc="1" locked="0" layoutInCell="1" allowOverlap="1" wp14:anchorId="18462503" wp14:editId="4FFD40B6">
              <wp:simplePos x="0" y="0"/>
              <wp:positionH relativeFrom="page">
                <wp:posOffset>706755</wp:posOffset>
              </wp:positionH>
              <wp:positionV relativeFrom="page">
                <wp:posOffset>10112375</wp:posOffset>
              </wp:positionV>
              <wp:extent cx="1720215" cy="149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3EAD4" w14:textId="77777777" w:rsidR="00261D26" w:rsidRDefault="00261D26">
                          <w:pPr>
                            <w:spacing w:before="18"/>
                            <w:ind w:left="20"/>
                            <w:rPr>
                              <w:rFonts w:ascii="Century Gothic" w:hAnsi="Century Gothic"/>
                              <w:i/>
                              <w:sz w:val="16"/>
                            </w:rPr>
                          </w:pPr>
                          <w:r>
                            <w:rPr>
                              <w:rFonts w:ascii="Century Gothic" w:hAnsi="Century Gothic"/>
                              <w:i/>
                              <w:color w:val="4F81BC"/>
                              <w:sz w:val="16"/>
                            </w:rPr>
                            <w:t>ODD –OBJECT DESIGN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62503" id="_x0000_t202" coordsize="21600,21600" o:spt="202" path="m,l,21600r21600,l21600,xe">
              <v:stroke joinstyle="miter"/>
              <v:path gradientshapeok="t" o:connecttype="rect"/>
            </v:shapetype>
            <v:shape id="Text Box 2" o:spid="_x0000_s1027" type="#_x0000_t202" style="position:absolute;margin-left:55.65pt;margin-top:796.25pt;width:135.45pt;height:11.75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" filled="f" stroked="f">
              <v:textbox inset="0,0,0,0">
                <w:txbxContent>
                  <w:p w14:paraId="75C3EAD4" w14:textId="77777777" w:rsidR="00261D26" w:rsidRDefault="00261D26">
                    <w:pPr>
                      <w:spacing w:before="18"/>
                      <w:ind w:left="20"/>
                      <w:rPr>
                        <w:rFonts w:ascii="Century Gothic" w:hAnsi="Century Gothic"/>
                        <w:i/>
                        <w:sz w:val="16"/>
                      </w:rPr>
                    </w:pPr>
                    <w:r>
                      <w:rPr>
                        <w:rFonts w:ascii="Century Gothic" w:hAnsi="Century Gothic"/>
                        <w:i/>
                        <w:color w:val="4F81BC"/>
                        <w:sz w:val="16"/>
                      </w:rPr>
                      <w:t>ODD –OBJECT DESIGN DOCUMENT</w:t>
                    </w:r>
                  </w:p>
                </w:txbxContent>
              </v:textbox>
              <w10:wrap anchorx="page" anchory="page"/>
            </v:shape>
          </w:pict>
        </mc:Fallback>
      </mc:AlternateContent>
    </w:r>
    <w:r>
      <w:rPr>
        <w:noProof/>
      </w:rPr>
      <mc:AlternateContent>
        <mc:Choice Requires="wps">
          <w:drawing>
            <wp:anchor distT="0" distB="0" distL="114300" distR="114300" simplePos="0" relativeHeight="487028736" behindDoc="1" locked="0" layoutInCell="1" allowOverlap="1" wp14:anchorId="5606922B" wp14:editId="4F90A6FE">
              <wp:simplePos x="0" y="0"/>
              <wp:positionH relativeFrom="page">
                <wp:posOffset>6690995</wp:posOffset>
              </wp:positionH>
              <wp:positionV relativeFrom="page">
                <wp:posOffset>10112375</wp:posOffset>
              </wp:positionV>
              <wp:extent cx="190500" cy="14922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FF10E" w14:textId="77777777" w:rsidR="00261D26" w:rsidRDefault="00261D26">
                          <w:pPr>
                            <w:spacing w:before="18"/>
                            <w:ind w:left="60"/>
                            <w:rPr>
                              <w:rFonts w:ascii="Century Gothic"/>
                              <w:sz w:val="16"/>
                            </w:rPr>
                          </w:pPr>
                          <w:r>
                            <w:fldChar w:fldCharType="begin"/>
                          </w:r>
                          <w:r>
                            <w:rPr>
                              <w:rFonts w:ascii="Century Gothic"/>
                              <w:color w:val="365F91"/>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6922B" id="Text Box 1" o:spid="_x0000_s1028" type="#_x0000_t202" style="position:absolute;margin-left:526.85pt;margin-top:796.25pt;width:15pt;height:11.75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" filled="f" stroked="f">
              <v:textbox inset="0,0,0,0">
                <w:txbxContent>
                  <w:p w14:paraId="518FF10E" w14:textId="77777777" w:rsidR="00261D26" w:rsidRDefault="00261D26">
                    <w:pPr>
                      <w:spacing w:before="18"/>
                      <w:ind w:left="60"/>
                      <w:rPr>
                        <w:rFonts w:ascii="Century Gothic"/>
                        <w:sz w:val="16"/>
                      </w:rPr>
                    </w:pPr>
                    <w:r>
                      <w:fldChar w:fldCharType="begin"/>
                    </w:r>
                    <w:r>
                      <w:rPr>
                        <w:rFonts w:ascii="Century Gothic"/>
                        <w:color w:val="365F91"/>
                        <w:sz w:val="1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2FD93" w14:textId="77777777" w:rsidR="00602499" w:rsidRDefault="00602499">
      <w:r>
        <w:separator/>
      </w:r>
    </w:p>
  </w:footnote>
  <w:footnote w:type="continuationSeparator" w:id="0">
    <w:p w14:paraId="7A8B6B75" w14:textId="77777777" w:rsidR="00602499" w:rsidRDefault="00602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9293D" w14:textId="56F777D9" w:rsidR="00261D26" w:rsidRDefault="00261D26">
    <w:pPr>
      <w:pStyle w:val="Corpotesto"/>
      <w:spacing w:line="14" w:lineRule="auto"/>
      <w:rPr>
        <w:sz w:val="20"/>
      </w:rPr>
    </w:pPr>
    <w:r>
      <w:rPr>
        <w:noProof/>
      </w:rPr>
      <w:drawing>
        <wp:anchor distT="0" distB="0" distL="0" distR="0" simplePos="0" relativeHeight="487027200" behindDoc="1" locked="0" layoutInCell="1" allowOverlap="1" wp14:anchorId="33F56EDF" wp14:editId="69AB1D67">
          <wp:simplePos x="0" y="0"/>
          <wp:positionH relativeFrom="page">
            <wp:posOffset>716280</wp:posOffset>
          </wp:positionH>
          <wp:positionV relativeFrom="page">
            <wp:posOffset>449579</wp:posOffset>
          </wp:positionV>
          <wp:extent cx="609600" cy="6096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09600" cy="609600"/>
                  </a:xfrm>
                  <a:prstGeom prst="rect">
                    <a:avLst/>
                  </a:prstGeom>
                </pic:spPr>
              </pic:pic>
            </a:graphicData>
          </a:graphic>
        </wp:anchor>
      </w:drawing>
    </w:r>
    <w:r>
      <w:rPr>
        <w:noProof/>
      </w:rPr>
      <mc:AlternateContent>
        <mc:Choice Requires="wps">
          <w:drawing>
            <wp:anchor distT="0" distB="0" distL="114300" distR="114300" simplePos="0" relativeHeight="487027712" behindDoc="1" locked="0" layoutInCell="1" allowOverlap="1" wp14:anchorId="6493E1B1" wp14:editId="052AD344">
              <wp:simplePos x="0" y="0"/>
              <wp:positionH relativeFrom="page">
                <wp:posOffset>2548255</wp:posOffset>
              </wp:positionH>
              <wp:positionV relativeFrom="page">
                <wp:posOffset>664210</wp:posOffset>
              </wp:positionV>
              <wp:extent cx="3164205" cy="370840"/>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37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270A8" w14:textId="77777777" w:rsidR="00261D26" w:rsidRDefault="00261D26">
                          <w:pPr>
                            <w:spacing w:before="20" w:line="242" w:lineRule="auto"/>
                            <w:ind w:left="173" w:right="2" w:hanging="154"/>
                            <w:rPr>
                              <w:sz w:val="24"/>
                            </w:rPr>
                          </w:pPr>
                          <w:r>
                            <w:rPr>
                              <w:sz w:val="24"/>
                            </w:rPr>
                            <w:t xml:space="preserve">Laurea Triennale in informatica-Università di Salerno Corso di </w:t>
                          </w:r>
                          <w:r>
                            <w:rPr>
                              <w:i/>
                              <w:sz w:val="24"/>
                            </w:rPr>
                            <w:t>Ingegneria del Software</w:t>
                          </w:r>
                          <w:r>
                            <w:rPr>
                              <w:sz w:val="24"/>
                            </w:rPr>
                            <w:t>- Prof.ssa F. Ferrucci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3E1B1" id="_x0000_t202" coordsize="21600,21600" o:spt="202" path="m,l,21600r21600,l21600,xe">
              <v:stroke joinstyle="miter"/>
              <v:path gradientshapeok="t" o:connecttype="rect"/>
            </v:shapetype>
            <v:shape id="Text Box 3" o:spid="_x0000_s1026" type="#_x0000_t202" style="position:absolute;margin-left:200.65pt;margin-top:52.3pt;width:249.15pt;height:29.2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" filled="f" stroked="f">
              <v:textbox inset="0,0,0,0">
                <w:txbxContent>
                  <w:p w14:paraId="552270A8" w14:textId="77777777" w:rsidR="00261D26" w:rsidRDefault="00261D26">
                    <w:pPr>
                      <w:spacing w:before="20" w:line="242" w:lineRule="auto"/>
                      <w:ind w:left="173" w:right="2" w:hanging="154"/>
                      <w:rPr>
                        <w:sz w:val="24"/>
                      </w:rPr>
                    </w:pPr>
                    <w:r>
                      <w:rPr>
                        <w:sz w:val="24"/>
                      </w:rPr>
                      <w:t xml:space="preserve">Laurea Triennale in informatica-Università di Salerno Corso di </w:t>
                    </w:r>
                    <w:r>
                      <w:rPr>
                        <w:i/>
                        <w:sz w:val="24"/>
                      </w:rPr>
                      <w:t>Ingegneria del Software</w:t>
                    </w:r>
                    <w:r>
                      <w:rPr>
                        <w:sz w:val="24"/>
                      </w:rPr>
                      <w:t>- Prof.ssa F. Ferrucci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26926"/>
    <w:multiLevelType w:val="hybridMultilevel"/>
    <w:tmpl w:val="36D4E482"/>
    <w:lvl w:ilvl="0" w:tplc="E9422954">
      <w:start w:val="1"/>
      <w:numFmt w:val="decimal"/>
      <w:lvlText w:val="%1."/>
      <w:lvlJc w:val="left"/>
      <w:pPr>
        <w:ind w:left="833" w:hanging="361"/>
      </w:pPr>
      <w:rPr>
        <w:rFonts w:ascii="Garamond" w:eastAsia="Garamond" w:hAnsi="Garamond" w:cs="Garamond" w:hint="default"/>
        <w:spacing w:val="-5"/>
        <w:w w:val="100"/>
        <w:sz w:val="24"/>
        <w:szCs w:val="24"/>
        <w:lang w:val="it-IT" w:eastAsia="en-US" w:bidi="ar-SA"/>
      </w:rPr>
    </w:lvl>
    <w:lvl w:ilvl="1" w:tplc="FF9E124A">
      <w:numFmt w:val="bullet"/>
      <w:lvlText w:val="•"/>
      <w:lvlJc w:val="left"/>
      <w:pPr>
        <w:ind w:left="1742" w:hanging="361"/>
      </w:pPr>
      <w:rPr>
        <w:rFonts w:hint="default"/>
        <w:lang w:val="it-IT" w:eastAsia="en-US" w:bidi="ar-SA"/>
      </w:rPr>
    </w:lvl>
    <w:lvl w:ilvl="2" w:tplc="E10661B4">
      <w:numFmt w:val="bullet"/>
      <w:lvlText w:val="•"/>
      <w:lvlJc w:val="left"/>
      <w:pPr>
        <w:ind w:left="2644" w:hanging="361"/>
      </w:pPr>
      <w:rPr>
        <w:rFonts w:hint="default"/>
        <w:lang w:val="it-IT" w:eastAsia="en-US" w:bidi="ar-SA"/>
      </w:rPr>
    </w:lvl>
    <w:lvl w:ilvl="3" w:tplc="C3F072D6">
      <w:numFmt w:val="bullet"/>
      <w:lvlText w:val="•"/>
      <w:lvlJc w:val="left"/>
      <w:pPr>
        <w:ind w:left="3547" w:hanging="361"/>
      </w:pPr>
      <w:rPr>
        <w:rFonts w:hint="default"/>
        <w:lang w:val="it-IT" w:eastAsia="en-US" w:bidi="ar-SA"/>
      </w:rPr>
    </w:lvl>
    <w:lvl w:ilvl="4" w:tplc="0332F74C">
      <w:numFmt w:val="bullet"/>
      <w:lvlText w:val="•"/>
      <w:lvlJc w:val="left"/>
      <w:pPr>
        <w:ind w:left="4449" w:hanging="361"/>
      </w:pPr>
      <w:rPr>
        <w:rFonts w:hint="default"/>
        <w:lang w:val="it-IT" w:eastAsia="en-US" w:bidi="ar-SA"/>
      </w:rPr>
    </w:lvl>
    <w:lvl w:ilvl="5" w:tplc="CE26348A">
      <w:numFmt w:val="bullet"/>
      <w:lvlText w:val="•"/>
      <w:lvlJc w:val="left"/>
      <w:pPr>
        <w:ind w:left="5352" w:hanging="361"/>
      </w:pPr>
      <w:rPr>
        <w:rFonts w:hint="default"/>
        <w:lang w:val="it-IT" w:eastAsia="en-US" w:bidi="ar-SA"/>
      </w:rPr>
    </w:lvl>
    <w:lvl w:ilvl="6" w:tplc="F7AABBF0">
      <w:numFmt w:val="bullet"/>
      <w:lvlText w:val="•"/>
      <w:lvlJc w:val="left"/>
      <w:pPr>
        <w:ind w:left="6254" w:hanging="361"/>
      </w:pPr>
      <w:rPr>
        <w:rFonts w:hint="default"/>
        <w:lang w:val="it-IT" w:eastAsia="en-US" w:bidi="ar-SA"/>
      </w:rPr>
    </w:lvl>
    <w:lvl w:ilvl="7" w:tplc="9A96E710">
      <w:numFmt w:val="bullet"/>
      <w:lvlText w:val="•"/>
      <w:lvlJc w:val="left"/>
      <w:pPr>
        <w:ind w:left="7156" w:hanging="361"/>
      </w:pPr>
      <w:rPr>
        <w:rFonts w:hint="default"/>
        <w:lang w:val="it-IT" w:eastAsia="en-US" w:bidi="ar-SA"/>
      </w:rPr>
    </w:lvl>
    <w:lvl w:ilvl="8" w:tplc="0422FFAA">
      <w:numFmt w:val="bullet"/>
      <w:lvlText w:val="•"/>
      <w:lvlJc w:val="left"/>
      <w:pPr>
        <w:ind w:left="8059" w:hanging="361"/>
      </w:pPr>
      <w:rPr>
        <w:rFonts w:hint="default"/>
        <w:lang w:val="it-IT" w:eastAsia="en-US" w:bidi="ar-SA"/>
      </w:rPr>
    </w:lvl>
  </w:abstractNum>
  <w:abstractNum w:abstractNumId="1" w15:restartNumberingAfterBreak="0">
    <w:nsid w:val="22887256"/>
    <w:multiLevelType w:val="multilevel"/>
    <w:tmpl w:val="9D6EF0D8"/>
    <w:lvl w:ilvl="0">
      <w:start w:val="1"/>
      <w:numFmt w:val="decimal"/>
      <w:lvlText w:val="%1."/>
      <w:lvlJc w:val="left"/>
      <w:pPr>
        <w:ind w:left="338" w:hanging="226"/>
      </w:pPr>
      <w:rPr>
        <w:rFonts w:ascii="Garamond" w:eastAsia="Garamond" w:hAnsi="Garamond" w:cs="Garamond" w:hint="default"/>
        <w:spacing w:val="-3"/>
        <w:w w:val="100"/>
        <w:sz w:val="24"/>
        <w:szCs w:val="24"/>
        <w:lang w:val="it-IT" w:eastAsia="en-US" w:bidi="ar-SA"/>
      </w:rPr>
    </w:lvl>
    <w:lvl w:ilvl="1">
      <w:start w:val="1"/>
      <w:numFmt w:val="decimal"/>
      <w:lvlText w:val="%1.%2"/>
      <w:lvlJc w:val="left"/>
      <w:pPr>
        <w:ind w:left="689" w:hanging="336"/>
      </w:pPr>
      <w:rPr>
        <w:rFonts w:ascii="Garamond" w:eastAsia="Garamond" w:hAnsi="Garamond" w:cs="Garamond" w:hint="default"/>
        <w:spacing w:val="-3"/>
        <w:w w:val="100"/>
        <w:sz w:val="24"/>
        <w:szCs w:val="24"/>
        <w:lang w:val="it-IT" w:eastAsia="en-US" w:bidi="ar-SA"/>
      </w:rPr>
    </w:lvl>
    <w:lvl w:ilvl="2">
      <w:start w:val="1"/>
      <w:numFmt w:val="decimal"/>
      <w:lvlText w:val="%1.%2.%3"/>
      <w:lvlJc w:val="left"/>
      <w:pPr>
        <w:ind w:left="1092" w:hanging="499"/>
      </w:pPr>
      <w:rPr>
        <w:rFonts w:ascii="Garamond" w:eastAsia="Garamond" w:hAnsi="Garamond" w:cs="Garamond" w:hint="default"/>
        <w:spacing w:val="-4"/>
        <w:w w:val="100"/>
        <w:sz w:val="24"/>
        <w:szCs w:val="24"/>
        <w:lang w:val="it-IT" w:eastAsia="en-US" w:bidi="ar-SA"/>
      </w:rPr>
    </w:lvl>
    <w:lvl w:ilvl="3">
      <w:numFmt w:val="bullet"/>
      <w:lvlText w:val="•"/>
      <w:lvlJc w:val="left"/>
      <w:pPr>
        <w:ind w:left="2195" w:hanging="499"/>
      </w:pPr>
      <w:rPr>
        <w:rFonts w:hint="default"/>
        <w:lang w:val="it-IT" w:eastAsia="en-US" w:bidi="ar-SA"/>
      </w:rPr>
    </w:lvl>
    <w:lvl w:ilvl="4">
      <w:numFmt w:val="bullet"/>
      <w:lvlText w:val="•"/>
      <w:lvlJc w:val="left"/>
      <w:pPr>
        <w:ind w:left="3291" w:hanging="499"/>
      </w:pPr>
      <w:rPr>
        <w:rFonts w:hint="default"/>
        <w:lang w:val="it-IT" w:eastAsia="en-US" w:bidi="ar-SA"/>
      </w:rPr>
    </w:lvl>
    <w:lvl w:ilvl="5">
      <w:numFmt w:val="bullet"/>
      <w:lvlText w:val="•"/>
      <w:lvlJc w:val="left"/>
      <w:pPr>
        <w:ind w:left="4386" w:hanging="499"/>
      </w:pPr>
      <w:rPr>
        <w:rFonts w:hint="default"/>
        <w:lang w:val="it-IT" w:eastAsia="en-US" w:bidi="ar-SA"/>
      </w:rPr>
    </w:lvl>
    <w:lvl w:ilvl="6">
      <w:numFmt w:val="bullet"/>
      <w:lvlText w:val="•"/>
      <w:lvlJc w:val="left"/>
      <w:pPr>
        <w:ind w:left="5482" w:hanging="499"/>
      </w:pPr>
      <w:rPr>
        <w:rFonts w:hint="default"/>
        <w:lang w:val="it-IT" w:eastAsia="en-US" w:bidi="ar-SA"/>
      </w:rPr>
    </w:lvl>
    <w:lvl w:ilvl="7">
      <w:numFmt w:val="bullet"/>
      <w:lvlText w:val="•"/>
      <w:lvlJc w:val="left"/>
      <w:pPr>
        <w:ind w:left="6577" w:hanging="499"/>
      </w:pPr>
      <w:rPr>
        <w:rFonts w:hint="default"/>
        <w:lang w:val="it-IT" w:eastAsia="en-US" w:bidi="ar-SA"/>
      </w:rPr>
    </w:lvl>
    <w:lvl w:ilvl="8">
      <w:numFmt w:val="bullet"/>
      <w:lvlText w:val="•"/>
      <w:lvlJc w:val="left"/>
      <w:pPr>
        <w:ind w:left="7673" w:hanging="499"/>
      </w:pPr>
      <w:rPr>
        <w:rFonts w:hint="default"/>
        <w:lang w:val="it-IT" w:eastAsia="en-US" w:bidi="ar-SA"/>
      </w:rPr>
    </w:lvl>
  </w:abstractNum>
  <w:abstractNum w:abstractNumId="2" w15:restartNumberingAfterBreak="0">
    <w:nsid w:val="243A7427"/>
    <w:multiLevelType w:val="multilevel"/>
    <w:tmpl w:val="50A65CDE"/>
    <w:lvl w:ilvl="0">
      <w:start w:val="1"/>
      <w:numFmt w:val="decimal"/>
      <w:lvlText w:val="%1."/>
      <w:lvlJc w:val="left"/>
      <w:pPr>
        <w:ind w:left="487" w:hanging="375"/>
      </w:pPr>
      <w:rPr>
        <w:rFonts w:ascii="Garamond" w:eastAsia="Garamond" w:hAnsi="Garamond" w:cs="Garamond" w:hint="default"/>
        <w:color w:val="365F91"/>
        <w:w w:val="99"/>
        <w:sz w:val="40"/>
        <w:szCs w:val="40"/>
        <w:u w:val="single" w:color="365F91"/>
        <w:lang w:val="it-IT" w:eastAsia="en-US" w:bidi="ar-SA"/>
      </w:rPr>
    </w:lvl>
    <w:lvl w:ilvl="1">
      <w:start w:val="1"/>
      <w:numFmt w:val="decimal"/>
      <w:lvlText w:val="%1.%2"/>
      <w:lvlJc w:val="left"/>
      <w:pPr>
        <w:ind w:left="477" w:hanging="365"/>
      </w:pPr>
      <w:rPr>
        <w:rFonts w:ascii="Garamond" w:eastAsia="Garamond" w:hAnsi="Garamond" w:cs="Garamond" w:hint="default"/>
        <w:b/>
        <w:bCs/>
        <w:w w:val="99"/>
        <w:sz w:val="28"/>
        <w:szCs w:val="28"/>
        <w:lang w:val="it-IT" w:eastAsia="en-US" w:bidi="ar-SA"/>
      </w:rPr>
    </w:lvl>
    <w:lvl w:ilvl="2">
      <w:numFmt w:val="bullet"/>
      <w:lvlText w:val=""/>
      <w:lvlJc w:val="left"/>
      <w:pPr>
        <w:ind w:left="833" w:hanging="361"/>
      </w:pPr>
      <w:rPr>
        <w:rFonts w:ascii="Symbol" w:eastAsia="Symbol" w:hAnsi="Symbol" w:cs="Symbol" w:hint="default"/>
        <w:w w:val="100"/>
        <w:sz w:val="24"/>
        <w:szCs w:val="24"/>
        <w:lang w:val="it-IT" w:eastAsia="en-US" w:bidi="ar-SA"/>
      </w:rPr>
    </w:lvl>
    <w:lvl w:ilvl="3">
      <w:numFmt w:val="bullet"/>
      <w:lvlText w:val="•"/>
      <w:lvlJc w:val="left"/>
      <w:pPr>
        <w:ind w:left="1968" w:hanging="361"/>
      </w:pPr>
      <w:rPr>
        <w:rFonts w:hint="default"/>
        <w:lang w:val="it-IT" w:eastAsia="en-US" w:bidi="ar-SA"/>
      </w:rPr>
    </w:lvl>
    <w:lvl w:ilvl="4">
      <w:numFmt w:val="bullet"/>
      <w:lvlText w:val="•"/>
      <w:lvlJc w:val="left"/>
      <w:pPr>
        <w:ind w:left="3096" w:hanging="361"/>
      </w:pPr>
      <w:rPr>
        <w:rFonts w:hint="default"/>
        <w:lang w:val="it-IT" w:eastAsia="en-US" w:bidi="ar-SA"/>
      </w:rPr>
    </w:lvl>
    <w:lvl w:ilvl="5">
      <w:numFmt w:val="bullet"/>
      <w:lvlText w:val="•"/>
      <w:lvlJc w:val="left"/>
      <w:pPr>
        <w:ind w:left="4224" w:hanging="361"/>
      </w:pPr>
      <w:rPr>
        <w:rFonts w:hint="default"/>
        <w:lang w:val="it-IT" w:eastAsia="en-US" w:bidi="ar-SA"/>
      </w:rPr>
    </w:lvl>
    <w:lvl w:ilvl="6">
      <w:numFmt w:val="bullet"/>
      <w:lvlText w:val="•"/>
      <w:lvlJc w:val="left"/>
      <w:pPr>
        <w:ind w:left="5352" w:hanging="361"/>
      </w:pPr>
      <w:rPr>
        <w:rFonts w:hint="default"/>
        <w:lang w:val="it-IT" w:eastAsia="en-US" w:bidi="ar-SA"/>
      </w:rPr>
    </w:lvl>
    <w:lvl w:ilvl="7">
      <w:numFmt w:val="bullet"/>
      <w:lvlText w:val="•"/>
      <w:lvlJc w:val="left"/>
      <w:pPr>
        <w:ind w:left="6480" w:hanging="361"/>
      </w:pPr>
      <w:rPr>
        <w:rFonts w:hint="default"/>
        <w:lang w:val="it-IT" w:eastAsia="en-US" w:bidi="ar-SA"/>
      </w:rPr>
    </w:lvl>
    <w:lvl w:ilvl="8">
      <w:numFmt w:val="bullet"/>
      <w:lvlText w:val="•"/>
      <w:lvlJc w:val="left"/>
      <w:pPr>
        <w:ind w:left="7608" w:hanging="361"/>
      </w:pPr>
      <w:rPr>
        <w:rFonts w:hint="default"/>
        <w:lang w:val="it-IT" w:eastAsia="en-US" w:bidi="ar-SA"/>
      </w:rPr>
    </w:lvl>
  </w:abstractNum>
  <w:abstractNum w:abstractNumId="3" w15:restartNumberingAfterBreak="0">
    <w:nsid w:val="6BE87F7C"/>
    <w:multiLevelType w:val="multilevel"/>
    <w:tmpl w:val="2D1E3D4C"/>
    <w:lvl w:ilvl="0">
      <w:start w:val="1"/>
      <w:numFmt w:val="decimal"/>
      <w:lvlText w:val="%1"/>
      <w:lvlJc w:val="left"/>
      <w:pPr>
        <w:ind w:left="636" w:hanging="523"/>
      </w:pPr>
      <w:rPr>
        <w:rFonts w:hint="default"/>
        <w:lang w:val="it-IT" w:eastAsia="en-US" w:bidi="ar-SA"/>
      </w:rPr>
    </w:lvl>
    <w:lvl w:ilvl="1">
      <w:start w:val="4"/>
      <w:numFmt w:val="decimal"/>
      <w:lvlText w:val="%1.%2"/>
      <w:lvlJc w:val="left"/>
      <w:pPr>
        <w:ind w:left="636" w:hanging="523"/>
      </w:pPr>
      <w:rPr>
        <w:rFonts w:hint="default"/>
        <w:lang w:val="it-IT" w:eastAsia="en-US" w:bidi="ar-SA"/>
      </w:rPr>
    </w:lvl>
    <w:lvl w:ilvl="2">
      <w:start w:val="1"/>
      <w:numFmt w:val="decimal"/>
      <w:lvlText w:val="%1.%2.%3"/>
      <w:lvlJc w:val="left"/>
      <w:pPr>
        <w:ind w:left="636" w:hanging="523"/>
      </w:pPr>
      <w:rPr>
        <w:rFonts w:ascii="Garamond" w:eastAsia="Garamond" w:hAnsi="Garamond" w:cs="Garamond" w:hint="default"/>
        <w:b/>
        <w:bCs/>
        <w:spacing w:val="-2"/>
        <w:w w:val="99"/>
        <w:sz w:val="26"/>
        <w:szCs w:val="26"/>
        <w:lang w:val="it-IT" w:eastAsia="en-US" w:bidi="ar-SA"/>
      </w:rPr>
    </w:lvl>
    <w:lvl w:ilvl="3">
      <w:start w:val="1"/>
      <w:numFmt w:val="decimal"/>
      <w:lvlText w:val="%4."/>
      <w:lvlJc w:val="left"/>
      <w:pPr>
        <w:ind w:left="833" w:hanging="361"/>
      </w:pPr>
      <w:rPr>
        <w:rFonts w:ascii="Garamond" w:eastAsia="Garamond" w:hAnsi="Garamond" w:cs="Garamond" w:hint="default"/>
        <w:spacing w:val="-4"/>
        <w:w w:val="100"/>
        <w:sz w:val="24"/>
        <w:szCs w:val="24"/>
        <w:lang w:val="it-IT" w:eastAsia="en-US" w:bidi="ar-SA"/>
      </w:rPr>
    </w:lvl>
    <w:lvl w:ilvl="4">
      <w:numFmt w:val="bullet"/>
      <w:lvlText w:val="•"/>
      <w:lvlJc w:val="left"/>
      <w:pPr>
        <w:ind w:left="3848" w:hanging="361"/>
      </w:pPr>
      <w:rPr>
        <w:rFonts w:hint="default"/>
        <w:lang w:val="it-IT" w:eastAsia="en-US" w:bidi="ar-SA"/>
      </w:rPr>
    </w:lvl>
    <w:lvl w:ilvl="5">
      <w:numFmt w:val="bullet"/>
      <w:lvlText w:val="•"/>
      <w:lvlJc w:val="left"/>
      <w:pPr>
        <w:ind w:left="4850" w:hanging="361"/>
      </w:pPr>
      <w:rPr>
        <w:rFonts w:hint="default"/>
        <w:lang w:val="it-IT" w:eastAsia="en-US" w:bidi="ar-SA"/>
      </w:rPr>
    </w:lvl>
    <w:lvl w:ilvl="6">
      <w:numFmt w:val="bullet"/>
      <w:lvlText w:val="•"/>
      <w:lvlJc w:val="left"/>
      <w:pPr>
        <w:ind w:left="5853" w:hanging="361"/>
      </w:pPr>
      <w:rPr>
        <w:rFonts w:hint="default"/>
        <w:lang w:val="it-IT" w:eastAsia="en-US" w:bidi="ar-SA"/>
      </w:rPr>
    </w:lvl>
    <w:lvl w:ilvl="7">
      <w:numFmt w:val="bullet"/>
      <w:lvlText w:val="•"/>
      <w:lvlJc w:val="left"/>
      <w:pPr>
        <w:ind w:left="6856" w:hanging="361"/>
      </w:pPr>
      <w:rPr>
        <w:rFonts w:hint="default"/>
        <w:lang w:val="it-IT" w:eastAsia="en-US" w:bidi="ar-SA"/>
      </w:rPr>
    </w:lvl>
    <w:lvl w:ilvl="8">
      <w:numFmt w:val="bullet"/>
      <w:lvlText w:val="•"/>
      <w:lvlJc w:val="left"/>
      <w:pPr>
        <w:ind w:left="7858" w:hanging="361"/>
      </w:pPr>
      <w:rPr>
        <w:rFonts w:hint="default"/>
        <w:lang w:val="it-IT" w:eastAsia="en-US" w:bidi="ar-SA"/>
      </w:rPr>
    </w:lvl>
  </w:abstractNum>
  <w:abstractNum w:abstractNumId="4" w15:restartNumberingAfterBreak="0">
    <w:nsid w:val="739F7312"/>
    <w:multiLevelType w:val="hybridMultilevel"/>
    <w:tmpl w:val="916A35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ia Caprio">
    <w15:presenceInfo w15:providerId="Windows Live" w15:userId="035de87ab85dc2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B6"/>
    <w:rsid w:val="00013676"/>
    <w:rsid w:val="00015FD7"/>
    <w:rsid w:val="000476BC"/>
    <w:rsid w:val="000D2769"/>
    <w:rsid w:val="000D6E44"/>
    <w:rsid w:val="000E4FC1"/>
    <w:rsid w:val="000E7C68"/>
    <w:rsid w:val="00140930"/>
    <w:rsid w:val="002341FB"/>
    <w:rsid w:val="00242D28"/>
    <w:rsid w:val="00261D26"/>
    <w:rsid w:val="002D1077"/>
    <w:rsid w:val="002D2493"/>
    <w:rsid w:val="003968A4"/>
    <w:rsid w:val="004A2213"/>
    <w:rsid w:val="004A5588"/>
    <w:rsid w:val="004A7B75"/>
    <w:rsid w:val="0050537A"/>
    <w:rsid w:val="00516234"/>
    <w:rsid w:val="005E67A9"/>
    <w:rsid w:val="00602499"/>
    <w:rsid w:val="00632EB1"/>
    <w:rsid w:val="00636E81"/>
    <w:rsid w:val="00803335"/>
    <w:rsid w:val="00876190"/>
    <w:rsid w:val="008945B6"/>
    <w:rsid w:val="008E099E"/>
    <w:rsid w:val="008E6347"/>
    <w:rsid w:val="00937F6C"/>
    <w:rsid w:val="009846F5"/>
    <w:rsid w:val="009D789A"/>
    <w:rsid w:val="009F1B9C"/>
    <w:rsid w:val="00AC5581"/>
    <w:rsid w:val="00AF7863"/>
    <w:rsid w:val="00B42371"/>
    <w:rsid w:val="00C24657"/>
    <w:rsid w:val="00C3146F"/>
    <w:rsid w:val="00C850C0"/>
    <w:rsid w:val="00C91B86"/>
    <w:rsid w:val="00CB43A8"/>
    <w:rsid w:val="00CD0E68"/>
    <w:rsid w:val="00CE1E82"/>
    <w:rsid w:val="00D31621"/>
    <w:rsid w:val="00D31F81"/>
    <w:rsid w:val="00D7499C"/>
    <w:rsid w:val="00DA6D59"/>
    <w:rsid w:val="00DE0F18"/>
    <w:rsid w:val="00E539AA"/>
    <w:rsid w:val="00EC4B2A"/>
    <w:rsid w:val="00ED5741"/>
    <w:rsid w:val="00EF51F6"/>
    <w:rsid w:val="00F65A5A"/>
    <w:rsid w:val="00F85FAF"/>
    <w:rsid w:val="00FA39D5"/>
    <w:rsid w:val="00FA4742"/>
    <w:rsid w:val="00FE1F28"/>
    <w:rsid w:val="00FF18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B13D3"/>
  <w15:docId w15:val="{8BD92A74-9769-4455-9EA0-F6CE9028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Garamond" w:eastAsia="Garamond" w:hAnsi="Garamond" w:cs="Garamond"/>
      <w:lang w:val="it-IT"/>
    </w:rPr>
  </w:style>
  <w:style w:type="paragraph" w:styleId="Titolo1">
    <w:name w:val="heading 1"/>
    <w:basedOn w:val="Normale"/>
    <w:uiPriority w:val="9"/>
    <w:qFormat/>
    <w:pPr>
      <w:spacing w:before="98"/>
      <w:ind w:left="487" w:hanging="375"/>
      <w:outlineLvl w:val="0"/>
    </w:pPr>
    <w:rPr>
      <w:sz w:val="40"/>
      <w:szCs w:val="40"/>
      <w:u w:val="single" w:color="000000"/>
    </w:rPr>
  </w:style>
  <w:style w:type="paragraph" w:styleId="Titolo2">
    <w:name w:val="heading 2"/>
    <w:basedOn w:val="Normale"/>
    <w:uiPriority w:val="9"/>
    <w:unhideWhenUsed/>
    <w:qFormat/>
    <w:pPr>
      <w:spacing w:before="99"/>
      <w:ind w:left="497" w:hanging="385"/>
      <w:outlineLvl w:val="1"/>
    </w:pPr>
    <w:rPr>
      <w:b/>
      <w:bCs/>
      <w:sz w:val="28"/>
      <w:szCs w:val="28"/>
    </w:rPr>
  </w:style>
  <w:style w:type="paragraph" w:styleId="Titolo3">
    <w:name w:val="heading 3"/>
    <w:basedOn w:val="Normale"/>
    <w:uiPriority w:val="9"/>
    <w:unhideWhenUsed/>
    <w:qFormat/>
    <w:pPr>
      <w:ind w:left="655" w:hanging="543"/>
      <w:jc w:val="both"/>
      <w:outlineLvl w:val="2"/>
    </w:pPr>
    <w:rPr>
      <w:b/>
      <w:bCs/>
      <w:sz w:val="26"/>
      <w:szCs w:val="26"/>
    </w:rPr>
  </w:style>
  <w:style w:type="paragraph" w:styleId="Titolo4">
    <w:name w:val="heading 4"/>
    <w:basedOn w:val="Normale"/>
    <w:uiPriority w:val="9"/>
    <w:unhideWhenUsed/>
    <w:qFormat/>
    <w:pPr>
      <w:spacing w:before="18"/>
      <w:ind w:left="113"/>
      <w:outlineLvl w:val="3"/>
    </w:pPr>
    <w:rPr>
      <w:b/>
      <w:bCs/>
      <w:i/>
      <w:sz w:val="25"/>
      <w:szCs w:val="25"/>
    </w:rPr>
  </w:style>
  <w:style w:type="paragraph" w:styleId="Titolo5">
    <w:name w:val="heading 5"/>
    <w:basedOn w:val="Normale"/>
    <w:uiPriority w:val="9"/>
    <w:unhideWhenUsed/>
    <w:qFormat/>
    <w:pPr>
      <w:spacing w:before="22"/>
      <w:ind w:left="833" w:hanging="361"/>
      <w:outlineLvl w:val="4"/>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35"/>
      <w:ind w:left="338" w:hanging="226"/>
    </w:pPr>
    <w:rPr>
      <w:sz w:val="24"/>
      <w:szCs w:val="24"/>
    </w:rPr>
  </w:style>
  <w:style w:type="paragraph" w:styleId="Sommario2">
    <w:name w:val="toc 2"/>
    <w:basedOn w:val="Normale"/>
    <w:uiPriority w:val="1"/>
    <w:qFormat/>
    <w:pPr>
      <w:spacing w:before="119"/>
      <w:ind w:left="689" w:hanging="337"/>
    </w:pPr>
    <w:rPr>
      <w:sz w:val="24"/>
      <w:szCs w:val="24"/>
    </w:rPr>
  </w:style>
  <w:style w:type="paragraph" w:styleId="Sommario3">
    <w:name w:val="toc 3"/>
    <w:basedOn w:val="Normale"/>
    <w:uiPriority w:val="1"/>
    <w:qFormat/>
    <w:pPr>
      <w:spacing w:before="119"/>
      <w:ind w:left="1092" w:hanging="500"/>
    </w:pPr>
    <w:rPr>
      <w:sz w:val="24"/>
      <w:szCs w:val="24"/>
    </w:rPr>
  </w:style>
  <w:style w:type="paragraph" w:styleId="Corpotesto">
    <w:name w:val="Body Text"/>
    <w:basedOn w:val="Normale"/>
    <w:uiPriority w:val="1"/>
    <w:qFormat/>
    <w:rPr>
      <w:sz w:val="24"/>
      <w:szCs w:val="24"/>
    </w:rPr>
  </w:style>
  <w:style w:type="paragraph" w:styleId="Titolo">
    <w:name w:val="Title"/>
    <w:basedOn w:val="Normale"/>
    <w:uiPriority w:val="10"/>
    <w:qFormat/>
    <w:pPr>
      <w:ind w:left="1356"/>
    </w:pPr>
    <w:rPr>
      <w:rFonts w:ascii="Century Gothic" w:eastAsia="Century Gothic" w:hAnsi="Century Gothic" w:cs="Century Gothic"/>
      <w:sz w:val="96"/>
      <w:szCs w:val="96"/>
    </w:rPr>
  </w:style>
  <w:style w:type="paragraph" w:styleId="Paragrafoelenco">
    <w:name w:val="List Paragraph"/>
    <w:basedOn w:val="Normale"/>
    <w:uiPriority w:val="34"/>
    <w:qFormat/>
    <w:pPr>
      <w:ind w:left="833" w:hanging="361"/>
    </w:pPr>
  </w:style>
  <w:style w:type="paragraph" w:customStyle="1" w:styleId="TableParagraph">
    <w:name w:val="Table Paragraph"/>
    <w:basedOn w:val="Normale"/>
    <w:uiPriority w:val="1"/>
    <w:qFormat/>
    <w:rPr>
      <w:rFonts w:ascii="Century Gothic" w:eastAsia="Century Gothic" w:hAnsi="Century Gothic" w:cs="Century Gothic"/>
    </w:rPr>
  </w:style>
  <w:style w:type="table" w:styleId="Tabellagriglia5scura-colore1">
    <w:name w:val="Grid Table 5 Dark Accent 1"/>
    <w:basedOn w:val="Tabellanormale"/>
    <w:uiPriority w:val="50"/>
    <w:rsid w:val="00D31F81"/>
    <w:pPr>
      <w:widowControl/>
      <w:autoSpaceDE/>
      <w:autoSpaceDN/>
    </w:pPr>
    <w:rPr>
      <w:lang w:val="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ollegamentoipertestuale">
    <w:name w:val="Hyperlink"/>
    <w:basedOn w:val="Carpredefinitoparagrafo"/>
    <w:uiPriority w:val="99"/>
    <w:unhideWhenUsed/>
    <w:rsid w:val="00632EB1"/>
    <w:rPr>
      <w:color w:val="0000FF" w:themeColor="hyperlink"/>
      <w:u w:val="single"/>
    </w:rPr>
  </w:style>
  <w:style w:type="paragraph" w:customStyle="1" w:styleId="TitoloDocumento">
    <w:name w:val="Titolo Documento"/>
    <w:basedOn w:val="Normale"/>
    <w:link w:val="TitoloDocumentoCarattere"/>
    <w:qFormat/>
    <w:rsid w:val="003968A4"/>
    <w:pPr>
      <w:framePr w:hSpace="141" w:wrap="around" w:vAnchor="text" w:hAnchor="margin" w:y="988"/>
      <w:widowControl/>
      <w:autoSpaceDE/>
      <w:autoSpaceDN/>
      <w:spacing w:line="276" w:lineRule="auto"/>
      <w:jc w:val="right"/>
    </w:pPr>
    <w:rPr>
      <w:rFonts w:ascii="Century Gothic" w:eastAsia="Droid Sans" w:hAnsi="Century Gothic" w:cs="Droid Sans"/>
      <w:color w:val="244061" w:themeColor="accent1" w:themeShade="80"/>
      <w:sz w:val="96"/>
      <w:szCs w:val="96"/>
      <w:lang w:eastAsia="it-IT"/>
    </w:rPr>
  </w:style>
  <w:style w:type="character" w:customStyle="1" w:styleId="TitoloDocumentoCarattere">
    <w:name w:val="Titolo Documento Carattere"/>
    <w:basedOn w:val="Carpredefinitoparagrafo"/>
    <w:link w:val="TitoloDocumento"/>
    <w:rsid w:val="003968A4"/>
    <w:rPr>
      <w:rFonts w:ascii="Century Gothic" w:eastAsia="Droid Sans" w:hAnsi="Century Gothic" w:cs="Droid Sans"/>
      <w:color w:val="244061" w:themeColor="accent1" w:themeShade="80"/>
      <w:sz w:val="96"/>
      <w:szCs w:val="96"/>
      <w:lang w:val="it-IT" w:eastAsia="it-IT"/>
    </w:rPr>
  </w:style>
  <w:style w:type="paragraph" w:customStyle="1" w:styleId="GpsTitolo">
    <w:name w:val="Gps Titolo"/>
    <w:basedOn w:val="Titolo1"/>
    <w:link w:val="GpsTitoloCarattere"/>
    <w:qFormat/>
    <w:rsid w:val="003968A4"/>
    <w:pPr>
      <w:keepNext/>
      <w:keepLines/>
      <w:widowControl/>
      <w:pBdr>
        <w:bottom w:val="single" w:sz="2" w:space="1" w:color="DBE5F1" w:themeColor="accent1" w:themeTint="33"/>
      </w:pBdr>
      <w:autoSpaceDE/>
      <w:autoSpaceDN/>
      <w:spacing w:before="120" w:after="120" w:line="360" w:lineRule="auto"/>
      <w:ind w:left="0" w:firstLine="0"/>
    </w:pPr>
    <w:rPr>
      <w:rFonts w:ascii="Century Gothic" w:eastAsiaTheme="majorEastAsia" w:hAnsi="Century Gothic" w:cstheme="majorBidi"/>
      <w:color w:val="244061" w:themeColor="accent1" w:themeShade="80"/>
      <w:sz w:val="36"/>
      <w:szCs w:val="36"/>
      <w:u w:val="none" w:color="244061" w:themeColor="accent1" w:themeShade="80"/>
    </w:rPr>
  </w:style>
  <w:style w:type="character" w:customStyle="1" w:styleId="GpsTitoloCarattere">
    <w:name w:val="Gps Titolo Carattere"/>
    <w:basedOn w:val="Carpredefinitoparagrafo"/>
    <w:link w:val="GpsTitolo"/>
    <w:rsid w:val="003968A4"/>
    <w:rPr>
      <w:rFonts w:ascii="Century Gothic" w:eastAsiaTheme="majorEastAsia" w:hAnsi="Century Gothic" w:cstheme="majorBidi"/>
      <w:color w:val="244061" w:themeColor="accent1" w:themeShade="80"/>
      <w:sz w:val="36"/>
      <w:szCs w:val="36"/>
      <w:u w:color="244061" w:themeColor="accent1" w:themeShade="80"/>
      <w:lang w:val="it-IT"/>
    </w:rPr>
  </w:style>
  <w:style w:type="paragraph" w:customStyle="1" w:styleId="Gpstesto">
    <w:name w:val="Gps testo"/>
    <w:basedOn w:val="Normale"/>
    <w:link w:val="GpstestoCarattere"/>
    <w:qFormat/>
    <w:rsid w:val="003968A4"/>
    <w:pPr>
      <w:widowControl/>
      <w:autoSpaceDE/>
      <w:autoSpaceDN/>
      <w:spacing w:line="360" w:lineRule="auto"/>
      <w:jc w:val="both"/>
    </w:pPr>
    <w:rPr>
      <w:rFonts w:eastAsiaTheme="minorHAnsi" w:cstheme="minorBidi"/>
      <w:sz w:val="24"/>
    </w:rPr>
  </w:style>
  <w:style w:type="character" w:customStyle="1" w:styleId="GpstestoCarattere">
    <w:name w:val="Gps testo Carattere"/>
    <w:basedOn w:val="Carpredefinitoparagrafo"/>
    <w:link w:val="Gpstesto"/>
    <w:rsid w:val="003968A4"/>
    <w:rPr>
      <w:rFonts w:ascii="Garamond" w:hAnsi="Garamond"/>
      <w:sz w:val="24"/>
      <w:lang w:val="it-IT"/>
    </w:rPr>
  </w:style>
  <w:style w:type="character" w:styleId="Menzionenonrisolta">
    <w:name w:val="Unresolved Mention"/>
    <w:basedOn w:val="Carpredefinitoparagrafo"/>
    <w:uiPriority w:val="99"/>
    <w:semiHidden/>
    <w:unhideWhenUsed/>
    <w:rsid w:val="00B42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sqlstyle.guid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F6CF2-878D-4273-9F20-DDB6E1BC0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19</Pages>
  <Words>2783</Words>
  <Characters>15865</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De Caro</dc:creator>
  <cp:lastModifiedBy>Mattia Caprio</cp:lastModifiedBy>
  <cp:revision>14</cp:revision>
  <dcterms:created xsi:type="dcterms:W3CDTF">2021-01-28T14:15:00Z</dcterms:created>
  <dcterms:modified xsi:type="dcterms:W3CDTF">2021-02-01T12:02:00Z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2016</vt:lpwstr>
  </property>
  <property fmtid="{D5CDD505-2E9C-101B-9397-08002B2CF9AE}" pid="4" name="LastSaved">
    <vt:filetime>2021-01-27T00:00:00Z</vt:filetime>
  </property>
</Properties>
</file>